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F5046" w14:textId="67D2EBF7" w:rsidR="00F87BC7" w:rsidRDefault="00E73240" w:rsidP="00F87BC7">
      <w:pPr>
        <w:rPr>
          <w:highlight w:val="yellow"/>
        </w:rPr>
      </w:pPr>
      <w:r>
        <w:rPr>
          <w:noProof/>
        </w:rPr>
        <w:drawing>
          <wp:anchor distT="0" distB="0" distL="114300" distR="114300" simplePos="0" relativeHeight="251658240" behindDoc="1" locked="0" layoutInCell="1" allowOverlap="1" wp14:anchorId="7556F2EE" wp14:editId="21B361E3">
            <wp:simplePos x="0" y="0"/>
            <wp:positionH relativeFrom="margin">
              <wp:align>center</wp:align>
            </wp:positionH>
            <wp:positionV relativeFrom="paragraph">
              <wp:posOffset>-2282563</wp:posOffset>
            </wp:positionV>
            <wp:extent cx="13920665" cy="7078717"/>
            <wp:effectExtent l="0" t="0" r="5080" b="8255"/>
            <wp:wrapNone/>
            <wp:docPr id="1098765520" name="Picture 1" descr="A group of people working on a solar pan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65520" name="Picture 1" descr="A group of people working on a solar panel&#10;&#10;Description automatically generated"/>
                    <pic:cNvPicPr/>
                  </pic:nvPicPr>
                  <pic:blipFill rotWithShape="1">
                    <a:blip r:embed="rId11">
                      <a:duotone>
                        <a:schemeClr val="accent5">
                          <a:shade val="45000"/>
                          <a:satMod val="135000"/>
                        </a:schemeClr>
                        <a:prstClr val="white"/>
                      </a:duotone>
                      <a:extLst>
                        <a:ext uri="{BEBA8EAE-BF5A-486C-A8C5-ECC9F3942E4B}">
                          <a14:imgProps xmlns:a14="http://schemas.microsoft.com/office/drawing/2010/main">
                            <a14:imgLayer r:embed="rId12">
                              <a14:imgEffect>
                                <a14:saturation sat="66000"/>
                              </a14:imgEffect>
                            </a14:imgLayer>
                          </a14:imgProps>
                        </a:ext>
                        <a:ext uri="{28A0092B-C50C-407E-A947-70E740481C1C}">
                          <a14:useLocalDpi xmlns:a14="http://schemas.microsoft.com/office/drawing/2010/main" val="0"/>
                        </a:ext>
                      </a:extLst>
                    </a:blip>
                    <a:srcRect b="32168"/>
                    <a:stretch/>
                  </pic:blipFill>
                  <pic:spPr bwMode="auto">
                    <a:xfrm>
                      <a:off x="0" y="0"/>
                      <a:ext cx="13920665" cy="707871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11A7A">
        <w:rPr>
          <w:noProof/>
          <w:color w:val="00123B" w:themeColor="accent1"/>
          <w:highlight w:val="yellow"/>
        </w:rPr>
        <w:drawing>
          <wp:anchor distT="0" distB="0" distL="114300" distR="114300" simplePos="0" relativeHeight="251658241" behindDoc="0" locked="0" layoutInCell="1" allowOverlap="1" wp14:anchorId="594E2AD5" wp14:editId="1272C973">
            <wp:simplePos x="0" y="0"/>
            <wp:positionH relativeFrom="margin">
              <wp:align>center</wp:align>
            </wp:positionH>
            <wp:positionV relativeFrom="paragraph">
              <wp:posOffset>-784947</wp:posOffset>
            </wp:positionV>
            <wp:extent cx="5547995" cy="2783840"/>
            <wp:effectExtent l="0" t="0" r="0" b="0"/>
            <wp:wrapNone/>
            <wp:docPr id="1567478963" name="Picture 4" descr="A yellow circle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78963" name="Picture 4" descr="A yellow circle with blue text&#10;&#10;Description automatically generated"/>
                    <pic:cNvPicPr/>
                  </pic:nvPicPr>
                  <pic:blipFill>
                    <a:blip r:embed="rId13">
                      <a:extLst>
                        <a:ext uri="{28A0092B-C50C-407E-A947-70E740481C1C}">
                          <a14:useLocalDpi xmlns:a14="http://schemas.microsoft.com/office/drawing/2010/main" val="0"/>
                        </a:ext>
                      </a:extLst>
                    </a:blip>
                    <a:srcRect t="16548" b="16548"/>
                    <a:stretch>
                      <a:fillRect/>
                    </a:stretch>
                  </pic:blipFill>
                  <pic:spPr bwMode="auto">
                    <a:xfrm>
                      <a:off x="0" y="0"/>
                      <a:ext cx="5547995" cy="2783840"/>
                    </a:xfrm>
                    <a:prstGeom prst="rect">
                      <a:avLst/>
                    </a:prstGeom>
                    <a:ln>
                      <a:noFill/>
                    </a:ln>
                    <a:effectLst>
                      <a:outerShdw blurRad="76200" dist="50800" dir="5400000" algn="ctr" rotWithShape="0">
                        <a:schemeClr val="tx1">
                          <a:lumMod val="65000"/>
                          <a:lumOff val="35000"/>
                        </a:scheme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343321" w14:textId="7693EE20" w:rsidR="00D603BE" w:rsidRDefault="00D603BE" w:rsidP="008C4DFB">
      <w:pPr>
        <w:pStyle w:val="Title"/>
        <w:jc w:val="center"/>
        <w:rPr>
          <w:highlight w:val="yellow"/>
        </w:rPr>
      </w:pPr>
    </w:p>
    <w:p w14:paraId="1BA9E909" w14:textId="6EBCFE02" w:rsidR="00D603BE" w:rsidRDefault="00D603BE" w:rsidP="008C4DFB">
      <w:pPr>
        <w:pStyle w:val="Title"/>
        <w:jc w:val="center"/>
        <w:rPr>
          <w:highlight w:val="yellow"/>
        </w:rPr>
      </w:pPr>
    </w:p>
    <w:p w14:paraId="08869AE3" w14:textId="3CEABBC8" w:rsidR="00D603BE" w:rsidRDefault="00D603BE" w:rsidP="008C4DFB">
      <w:pPr>
        <w:pStyle w:val="Title"/>
        <w:jc w:val="center"/>
        <w:rPr>
          <w:highlight w:val="yellow"/>
        </w:rPr>
      </w:pPr>
    </w:p>
    <w:p w14:paraId="6061237B" w14:textId="6974F5B3" w:rsidR="00D603BE" w:rsidRDefault="00D603BE" w:rsidP="008C4DFB">
      <w:pPr>
        <w:pStyle w:val="Title"/>
        <w:jc w:val="center"/>
        <w:rPr>
          <w:highlight w:val="yellow"/>
        </w:rPr>
      </w:pPr>
    </w:p>
    <w:p w14:paraId="1E1ADD62" w14:textId="77DAAE25" w:rsidR="00D603BE" w:rsidRDefault="00D603BE" w:rsidP="008C4DFB">
      <w:pPr>
        <w:pStyle w:val="Title"/>
        <w:jc w:val="center"/>
        <w:rPr>
          <w:highlight w:val="yellow"/>
        </w:rPr>
      </w:pPr>
    </w:p>
    <w:p w14:paraId="0BC8AB94" w14:textId="77777777" w:rsidR="00D603BE" w:rsidRDefault="00D603BE" w:rsidP="00D603BE">
      <w:pPr>
        <w:rPr>
          <w:highlight w:val="yellow"/>
        </w:rPr>
      </w:pPr>
    </w:p>
    <w:p w14:paraId="38BCAF8D" w14:textId="77777777" w:rsidR="008E78C1" w:rsidRDefault="008E78C1" w:rsidP="00D603BE">
      <w:pPr>
        <w:rPr>
          <w:highlight w:val="yellow"/>
        </w:rPr>
      </w:pPr>
    </w:p>
    <w:p w14:paraId="6A9A7DA6" w14:textId="77777777" w:rsidR="008E78C1" w:rsidRDefault="008E78C1" w:rsidP="00D603BE">
      <w:pPr>
        <w:rPr>
          <w:highlight w:val="yellow"/>
        </w:rPr>
      </w:pPr>
    </w:p>
    <w:p w14:paraId="185C5892" w14:textId="77777777" w:rsidR="008E78C1" w:rsidRDefault="008E78C1" w:rsidP="00D603BE">
      <w:pPr>
        <w:rPr>
          <w:highlight w:val="yellow"/>
        </w:rPr>
      </w:pPr>
    </w:p>
    <w:p w14:paraId="0EBF8E84" w14:textId="77777777" w:rsidR="008E78C1" w:rsidRDefault="008E78C1" w:rsidP="00D603BE">
      <w:pPr>
        <w:rPr>
          <w:highlight w:val="yellow"/>
        </w:rPr>
      </w:pPr>
    </w:p>
    <w:p w14:paraId="3ADE5555" w14:textId="77777777" w:rsidR="008E78C1" w:rsidRDefault="008E78C1" w:rsidP="00D603BE">
      <w:pPr>
        <w:rPr>
          <w:highlight w:val="yellow"/>
        </w:rPr>
      </w:pPr>
    </w:p>
    <w:p w14:paraId="05A55B11" w14:textId="77777777" w:rsidR="008E78C1" w:rsidRDefault="008E78C1" w:rsidP="00D603BE">
      <w:pPr>
        <w:rPr>
          <w:highlight w:val="yellow"/>
        </w:rPr>
      </w:pPr>
    </w:p>
    <w:p w14:paraId="1A4F76E1" w14:textId="77777777" w:rsidR="008E78C1" w:rsidRDefault="008E78C1" w:rsidP="00D603BE">
      <w:pPr>
        <w:rPr>
          <w:highlight w:val="yellow"/>
        </w:rPr>
      </w:pPr>
    </w:p>
    <w:p w14:paraId="3BC88F7B" w14:textId="77777777" w:rsidR="008E78C1" w:rsidRDefault="008E78C1" w:rsidP="00D603BE">
      <w:pPr>
        <w:rPr>
          <w:highlight w:val="yellow"/>
        </w:rPr>
      </w:pPr>
    </w:p>
    <w:p w14:paraId="4B78E987" w14:textId="77777777" w:rsidR="008E78C1" w:rsidRDefault="008E78C1" w:rsidP="00D603BE">
      <w:pPr>
        <w:rPr>
          <w:highlight w:val="yellow"/>
        </w:rPr>
      </w:pPr>
    </w:p>
    <w:p w14:paraId="3AA93596" w14:textId="77777777" w:rsidR="008E78C1" w:rsidRDefault="008E78C1" w:rsidP="00D603BE">
      <w:pPr>
        <w:rPr>
          <w:highlight w:val="yellow"/>
        </w:rPr>
      </w:pPr>
    </w:p>
    <w:p w14:paraId="3B1DB2A8" w14:textId="77777777" w:rsidR="008E78C1" w:rsidRDefault="008E78C1" w:rsidP="00D603BE">
      <w:pPr>
        <w:rPr>
          <w:highlight w:val="yellow"/>
        </w:rPr>
      </w:pPr>
    </w:p>
    <w:p w14:paraId="3F1F0965" w14:textId="77777777" w:rsidR="008E78C1" w:rsidRDefault="008E78C1" w:rsidP="00D603BE">
      <w:pPr>
        <w:rPr>
          <w:highlight w:val="yellow"/>
        </w:rPr>
      </w:pPr>
    </w:p>
    <w:p w14:paraId="4AC55AF1" w14:textId="77777777" w:rsidR="008E78C1" w:rsidRPr="00D603BE" w:rsidRDefault="008E78C1" w:rsidP="00D603BE">
      <w:pPr>
        <w:rPr>
          <w:highlight w:val="yellow"/>
        </w:rPr>
      </w:pPr>
    </w:p>
    <w:p w14:paraId="6CE70655" w14:textId="490CB313" w:rsidR="00B10D70" w:rsidRDefault="00B10D70" w:rsidP="00B10D70">
      <w:pPr>
        <w:pStyle w:val="Title"/>
        <w:rPr>
          <w:caps w:val="0"/>
          <w:highlight w:val="yellow"/>
          <w14:shadow w14:blurRad="50800" w14:dist="50800" w14:dir="5400000" w14:sx="0" w14:sy="0" w14:kx="0" w14:ky="0" w14:algn="ctr">
            <w14:schemeClr w14:val="bg2">
              <w14:lumMod w14:val="75000"/>
            </w14:schemeClr>
          </w14:shadow>
        </w:rPr>
      </w:pPr>
    </w:p>
    <w:p w14:paraId="2CEC5909" w14:textId="4A2EBEFE" w:rsidR="00E46813" w:rsidRPr="009E1B75" w:rsidRDefault="00B10D70" w:rsidP="0791FC37">
      <w:pPr>
        <w:pStyle w:val="Title"/>
        <w:jc w:val="center"/>
        <w:rPr>
          <w:noProof/>
          <w:sz w:val="48"/>
          <w:szCs w:val="48"/>
          <w14:shadow w14:blurRad="50800" w14:dist="50800" w14:dir="5400000" w14:sx="0" w14:sy="0" w14:kx="0" w14:ky="0" w14:algn="ctr">
            <w14:schemeClr w14:val="bg2">
              <w14:lumMod w14:val="75000"/>
            </w14:schemeClr>
          </w14:shadow>
        </w:rPr>
      </w:pPr>
      <w:r w:rsidRPr="009E1B75">
        <w:rPr>
          <w:caps w:val="0"/>
          <w:sz w:val="48"/>
          <w:szCs w:val="48"/>
          <w14:shadow w14:blurRad="50800" w14:dist="50800" w14:dir="5400000" w14:sx="0" w14:sy="0" w14:kx="0" w14:ky="0" w14:algn="ctr">
            <w14:schemeClr w14:val="bg2">
              <w14:lumMod w14:val="75000"/>
            </w14:schemeClr>
          </w14:shadow>
        </w:rPr>
        <w:fldChar w:fldCharType="begin"/>
      </w:r>
      <w:r w:rsidRPr="009E1B75">
        <w:rPr>
          <w:caps w:val="0"/>
          <w:sz w:val="48"/>
          <w:szCs w:val="48"/>
          <w14:shadow w14:blurRad="50800" w14:dist="50800" w14:dir="5400000" w14:sx="0" w14:sy="0" w14:kx="0" w14:ky="0" w14:algn="ctr">
            <w14:schemeClr w14:val="bg2">
              <w14:lumMod w14:val="75000"/>
            </w14:schemeClr>
          </w14:shadow>
        </w:rPr>
        <w:instrText xml:space="preserve"> MERGEFIELD Engagement_Title </w:instrText>
      </w:r>
      <w:r w:rsidRPr="009E1B75">
        <w:rPr>
          <w:caps w:val="0"/>
          <w:sz w:val="48"/>
          <w:szCs w:val="48"/>
          <w14:shadow w14:blurRad="50800" w14:dist="50800" w14:dir="5400000" w14:sx="0" w14:sy="0" w14:kx="0" w14:ky="0" w14:algn="ctr">
            <w14:schemeClr w14:val="bg2">
              <w14:lumMod w14:val="75000"/>
            </w14:schemeClr>
          </w14:shadow>
        </w:rPr>
        <w:fldChar w:fldCharType="separate"/>
      </w:r>
      <w:r w:rsidR="7096132B" w:rsidRPr="009E1B75">
        <w:rPr>
          <w:noProof/>
          <w:sz w:val="48"/>
          <w:szCs w:val="48"/>
          <w14:shadow w14:blurRad="50800" w14:dist="50800" w14:dir="5400000" w14:sx="0" w14:sy="0" w14:kx="0" w14:ky="0" w14:algn="ctr">
            <w14:schemeClr w14:val="bg2">
              <w14:lumMod w14:val="75000"/>
            </w14:schemeClr>
          </w14:shadow>
        </w:rPr>
        <w:t>Health Assessment inspection</w:t>
      </w:r>
      <w:r w:rsidR="6C4D580E" w:rsidRPr="009E1B75">
        <w:rPr>
          <w:noProof/>
          <w:sz w:val="48"/>
          <w:szCs w:val="48"/>
          <w14:shadow w14:blurRad="50800" w14:dist="50800" w14:dir="5400000" w14:sx="0" w14:sy="0" w14:kx="0" w14:ky="0" w14:algn="ctr">
            <w14:schemeClr w14:val="bg2">
              <w14:lumMod w14:val="75000"/>
            </w14:schemeClr>
          </w14:shadow>
        </w:rPr>
        <w:t xml:space="preserve"> </w:t>
      </w:r>
    </w:p>
    <w:p w14:paraId="2AD4F1B1" w14:textId="587C586D" w:rsidR="008C4DFB" w:rsidRPr="009935A7" w:rsidRDefault="682D9ECD" w:rsidP="74F77D1F">
      <w:pPr>
        <w:pStyle w:val="Title"/>
        <w:jc w:val="center"/>
        <w:rPr>
          <w:caps w:val="0"/>
          <w:sz w:val="48"/>
          <w:szCs w:val="48"/>
          <w14:shadow w14:blurRad="50800" w14:dist="50800" w14:dir="5400000" w14:sx="0" w14:sy="0" w14:kx="0" w14:ky="0" w14:algn="ctr">
            <w14:schemeClr w14:val="bg2">
              <w14:lumMod w14:val="75000"/>
            </w14:schemeClr>
          </w14:shadow>
        </w:rPr>
      </w:pPr>
      <w:r w:rsidRPr="009E1B75">
        <w:rPr>
          <w:noProof/>
          <w:sz w:val="48"/>
          <w:szCs w:val="48"/>
          <w14:shadow w14:blurRad="50800" w14:dist="50800" w14:dir="5400000" w14:sx="0" w14:sy="0" w14:kx="0" w14:ky="0" w14:algn="ctr">
            <w14:schemeClr w14:val="bg2">
              <w14:lumMod w14:val="75000"/>
            </w14:schemeClr>
          </w14:shadow>
        </w:rPr>
        <w:t>(</w:t>
      </w:r>
      <w:r w:rsidR="7096132B" w:rsidRPr="009E1B75">
        <w:rPr>
          <w:noProof/>
          <w:sz w:val="48"/>
          <w:szCs w:val="48"/>
          <w14:shadow w14:blurRad="50800" w14:dist="50800" w14:dir="5400000" w14:sx="0" w14:sy="0" w14:kx="0" w14:ky="0" w14:algn="ctr">
            <w14:schemeClr w14:val="bg2">
              <w14:lumMod w14:val="75000"/>
            </w14:schemeClr>
          </w14:shadow>
        </w:rPr>
        <w:t>RSD Safety focus</w:t>
      </w:r>
      <w:r w:rsidR="00B10D70" w:rsidRPr="009E1B75">
        <w:rPr>
          <w:caps w:val="0"/>
          <w:sz w:val="48"/>
          <w:szCs w:val="48"/>
          <w14:shadow w14:blurRad="50800" w14:dist="50800" w14:dir="5400000" w14:sx="0" w14:sy="0" w14:kx="0" w14:ky="0" w14:algn="ctr">
            <w14:schemeClr w14:val="bg2">
              <w14:lumMod w14:val="75000"/>
            </w14:schemeClr>
          </w14:shadow>
        </w:rPr>
        <w:fldChar w:fldCharType="end"/>
      </w:r>
      <w:r w:rsidRPr="009E1B75">
        <w:rPr>
          <w:caps w:val="0"/>
          <w:sz w:val="48"/>
          <w:szCs w:val="48"/>
          <w14:shadow w14:blurRad="50800" w14:dist="50800" w14:dir="5400000" w14:sx="0" w14:sy="0" w14:kx="0" w14:ky="0" w14:algn="ctr">
            <w14:schemeClr w14:val="bg2">
              <w14:lumMod w14:val="75000"/>
            </w14:schemeClr>
          </w14:shadow>
        </w:rPr>
        <w:t>)</w:t>
      </w:r>
    </w:p>
    <w:p w14:paraId="02A2086A" w14:textId="77777777" w:rsidR="003F7A2C" w:rsidRPr="009935A7" w:rsidRDefault="003F7A2C" w:rsidP="008C4DFB">
      <w:pPr>
        <w:pStyle w:val="NoSpacing"/>
        <w:jc w:val="center"/>
        <w:rPr>
          <w:b/>
          <w:bCs/>
          <w:color w:val="00123B"/>
          <w14:shadow w14:blurRad="50800" w14:dist="50800" w14:dir="5400000" w14:sx="0" w14:sy="0" w14:kx="0" w14:ky="0" w14:algn="ctr">
            <w14:schemeClr w14:val="bg2">
              <w14:lumMod w14:val="75000"/>
            </w14:schemeClr>
          </w14:shadow>
        </w:rPr>
      </w:pPr>
    </w:p>
    <w:p w14:paraId="4648CA4C" w14:textId="185A1B70" w:rsidR="008C4DFB" w:rsidRPr="007A184D" w:rsidRDefault="007A184D" w:rsidP="008C4DFB">
      <w:pPr>
        <w:pStyle w:val="NoSpacing"/>
        <w:jc w:val="center"/>
        <w:rPr>
          <w:b/>
          <w:bCs/>
          <w:color w:val="00123B"/>
          <w14:shadow w14:blurRad="50800" w14:dist="50800" w14:dir="5400000" w14:sx="0" w14:sy="0" w14:kx="0" w14:ky="0" w14:algn="ctr">
            <w14:schemeClr w14:val="bg2">
              <w14:lumMod w14:val="75000"/>
            </w14:schemeClr>
          </w14:shadow>
        </w:rPr>
      </w:pPr>
      <w:r w:rsidRPr="007A184D">
        <w:rPr>
          <w:b/>
          <w:bCs/>
          <w:color w:val="00123B"/>
          <w14:shadow w14:blurRad="50800" w14:dist="50800" w14:dir="5400000" w14:sx="0" w14:sy="0" w14:kx="0" w14:ky="0" w14:algn="ctr">
            <w14:schemeClr w14:val="bg2">
              <w14:lumMod w14:val="75000"/>
            </w14:schemeClr>
          </w14:shadow>
        </w:rPr>
        <w:t>Catalyze Project #18263</w:t>
      </w:r>
      <w:r>
        <w:rPr>
          <w:b/>
          <w:bCs/>
          <w:color w:val="00123B"/>
          <w14:shadow w14:blurRad="50800" w14:dist="50800" w14:dir="5400000" w14:sx="0" w14:sy="0" w14:kx="0" w14:ky="0" w14:algn="ctr">
            <w14:schemeClr w14:val="bg2">
              <w14:lumMod w14:val="75000"/>
            </w14:schemeClr>
          </w14:shadow>
        </w:rPr>
        <w:t xml:space="preserve"> </w:t>
      </w:r>
      <w:r w:rsidR="008F6B07">
        <w:rPr>
          <w:b/>
          <w:bCs/>
          <w:color w:val="00123B"/>
          <w14:shadow w14:blurRad="50800" w14:dist="50800" w14:dir="5400000" w14:sx="0" w14:sy="0" w14:kx="0" w14:ky="0" w14:algn="ctr">
            <w14:schemeClr w14:val="bg2">
              <w14:lumMod w14:val="75000"/>
            </w14:schemeClr>
          </w14:shadow>
        </w:rPr>
        <w:t xml:space="preserve">- </w:t>
      </w:r>
      <w:r w:rsidR="008F6B07" w:rsidRPr="008F6B07">
        <w:rPr>
          <w:b/>
          <w:bCs/>
          <w:color w:val="00123B"/>
          <w14:shadow w14:blurRad="50800" w14:dist="50800" w14:dir="5400000" w14:sx="0" w14:sy="0" w14:kx="0" w14:ky="0" w14:algn="ctr">
            <w14:schemeClr w14:val="bg2">
              <w14:lumMod w14:val="75000"/>
            </w14:schemeClr>
          </w14:shadow>
        </w:rPr>
        <w:t>Bloomington, CA</w:t>
      </w:r>
    </w:p>
    <w:p w14:paraId="7185ABE2" w14:textId="77777777" w:rsidR="008C4DFB" w:rsidRPr="009935A7" w:rsidRDefault="008C4DFB" w:rsidP="008C4DFB">
      <w:pPr>
        <w:pStyle w:val="NoSpacing"/>
        <w:rPr>
          <w:color w:val="00123B"/>
          <w14:shadow w14:blurRad="50800" w14:dist="50800" w14:dir="5400000" w14:sx="0" w14:sy="0" w14:kx="0" w14:ky="0" w14:algn="ctr">
            <w14:schemeClr w14:val="bg2">
              <w14:lumMod w14:val="75000"/>
            </w14:schemeClr>
          </w14:shadow>
        </w:rPr>
      </w:pPr>
    </w:p>
    <w:p w14:paraId="26CA64E5" w14:textId="77777777" w:rsidR="00E46813" w:rsidRDefault="00E46813" w:rsidP="008C4DFB">
      <w:pPr>
        <w:pStyle w:val="NoSpacing"/>
        <w:jc w:val="center"/>
        <w:rPr>
          <w:b/>
          <w:bCs/>
          <w:color w:val="00123B"/>
          <w14:shadow w14:blurRad="50800" w14:dist="50800" w14:dir="5400000" w14:sx="0" w14:sy="0" w14:kx="0" w14:ky="0" w14:algn="ctr">
            <w14:schemeClr w14:val="bg2">
              <w14:lumMod w14:val="75000"/>
            </w14:schemeClr>
          </w14:shadow>
        </w:rPr>
      </w:pPr>
    </w:p>
    <w:p w14:paraId="301FFAFB" w14:textId="23163A61" w:rsidR="008C4DFB" w:rsidRPr="009935A7" w:rsidRDefault="008C4DFB" w:rsidP="008C4DFB">
      <w:pPr>
        <w:pStyle w:val="NoSpacing"/>
        <w:jc w:val="center"/>
        <w:rPr>
          <w:b/>
          <w:bCs/>
          <w:color w:val="00123B"/>
          <w14:shadow w14:blurRad="50800" w14:dist="50800" w14:dir="5400000" w14:sx="0" w14:sy="0" w14:kx="0" w14:ky="0" w14:algn="ctr">
            <w14:schemeClr w14:val="bg2">
              <w14:lumMod w14:val="75000"/>
            </w14:schemeClr>
          </w14:shadow>
        </w:rPr>
      </w:pPr>
      <w:r w:rsidRPr="009935A7">
        <w:rPr>
          <w:b/>
          <w:bCs/>
          <w:color w:val="00123B"/>
          <w14:shadow w14:blurRad="50800" w14:dist="50800" w14:dir="5400000" w14:sx="0" w14:sy="0" w14:kx="0" w14:ky="0" w14:algn="ctr">
            <w14:schemeClr w14:val="bg2">
              <w14:lumMod w14:val="75000"/>
            </w14:schemeClr>
          </w14:shadow>
        </w:rPr>
        <w:t>PREPARED FOR</w:t>
      </w:r>
      <w:r w:rsidR="003F7A2C" w:rsidRPr="009935A7">
        <w:rPr>
          <w:b/>
          <w:bCs/>
          <w:color w:val="00123B"/>
          <w14:shadow w14:blurRad="50800" w14:dist="50800" w14:dir="5400000" w14:sx="0" w14:sy="0" w14:kx="0" w14:ky="0" w14:algn="ctr">
            <w14:schemeClr w14:val="bg2">
              <w14:lumMod w14:val="75000"/>
            </w14:schemeClr>
          </w14:shadow>
        </w:rPr>
        <w:t xml:space="preserve">: </w:t>
      </w:r>
    </w:p>
    <w:p w14:paraId="03FCF4A3" w14:textId="5CEA21FB" w:rsidR="00D603BE" w:rsidRPr="009935A7" w:rsidRDefault="00E46813" w:rsidP="008C4DFB">
      <w:pPr>
        <w:pStyle w:val="NoSpacing"/>
        <w:jc w:val="center"/>
        <w:rPr>
          <w:b/>
          <w:bCs/>
          <w:color w:val="00123B" w:themeColor="accent1"/>
          <w:sz w:val="40"/>
          <w:szCs w:val="40"/>
          <w14:shadow w14:blurRad="50800" w14:dist="50800" w14:dir="5400000" w14:sx="0" w14:sy="0" w14:kx="0" w14:ky="0" w14:algn="ctr">
            <w14:schemeClr w14:val="bg2">
              <w14:lumMod w14:val="75000"/>
            </w14:schemeClr>
          </w14:shadow>
        </w:rPr>
      </w:pPr>
      <w:r>
        <w:rPr>
          <w:noProof/>
        </w:rPr>
        <w:drawing>
          <wp:anchor distT="0" distB="0" distL="114300" distR="114300" simplePos="0" relativeHeight="251659265" behindDoc="1" locked="0" layoutInCell="1" allowOverlap="1" wp14:anchorId="3D80742E" wp14:editId="779AEDAB">
            <wp:simplePos x="0" y="0"/>
            <wp:positionH relativeFrom="page">
              <wp:posOffset>1920240</wp:posOffset>
            </wp:positionH>
            <wp:positionV relativeFrom="paragraph">
              <wp:posOffset>9525</wp:posOffset>
            </wp:positionV>
            <wp:extent cx="4038600" cy="969264"/>
            <wp:effectExtent l="0" t="0" r="0" b="2540"/>
            <wp:wrapNone/>
            <wp:docPr id="1211099960" name="Picture 2" descr="Catalyze | EnCap Invest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talyze | EnCap Investment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38600" cy="96926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50EBC1" w14:textId="5A32761D" w:rsidR="00361336" w:rsidRDefault="00361336" w:rsidP="00F8140B">
      <w:pPr>
        <w:pStyle w:val="Heading1"/>
        <w:rPr>
          <w:highlight w:val="yellow"/>
        </w:rPr>
        <w:sectPr w:rsidR="00361336" w:rsidSect="00117E1F">
          <w:headerReference w:type="default" r:id="rId15"/>
          <w:footerReference w:type="default" r:id="rId16"/>
          <w:headerReference w:type="first" r:id="rId17"/>
          <w:type w:val="continuous"/>
          <w:pgSz w:w="12240" w:h="15840"/>
          <w:pgMar w:top="1134" w:right="1289" w:bottom="1134" w:left="1701" w:header="708" w:footer="144" w:gutter="0"/>
          <w:cols w:space="708"/>
          <w:titlePg/>
          <w:docGrid w:linePitch="360"/>
        </w:sectPr>
      </w:pPr>
    </w:p>
    <w:bookmarkStart w:id="0" w:name="HVRECIPIENT"/>
    <w:p w14:paraId="48F933C5" w14:textId="2F65EA73" w:rsidR="003F7A2C" w:rsidRPr="009935A7" w:rsidRDefault="003F7A2C" w:rsidP="0791FC37">
      <w:pPr>
        <w:jc w:val="right"/>
      </w:pPr>
      <w:r w:rsidRPr="0791FC37">
        <w:lastRenderedPageBreak/>
        <w:fldChar w:fldCharType="begin"/>
      </w:r>
      <w:r w:rsidRPr="0791FC37">
        <w:instrText xml:space="preserve"> MERGEFIELD Engagement_Date </w:instrText>
      </w:r>
      <w:r w:rsidRPr="0791FC37">
        <w:fldChar w:fldCharType="separate"/>
      </w:r>
      <w:r w:rsidR="6C4D580E" w:rsidRPr="0791FC37">
        <w:rPr>
          <w:noProof/>
        </w:rPr>
        <w:t>6/20/2025</w:t>
      </w:r>
      <w:r w:rsidRPr="0791FC37">
        <w:fldChar w:fldCharType="end"/>
      </w:r>
    </w:p>
    <w:p w14:paraId="0FC6A7DC" w14:textId="1BBB92A6" w:rsidR="007851EC" w:rsidRPr="009935A7" w:rsidRDefault="00B10D70" w:rsidP="0791FC37">
      <w:r w:rsidRPr="0791FC37">
        <w:fldChar w:fldCharType="begin"/>
      </w:r>
      <w:r w:rsidRPr="0791FC37">
        <w:instrText xml:space="preserve"> MERGEFIELD Client_Contact_Name </w:instrText>
      </w:r>
      <w:r w:rsidRPr="0791FC37">
        <w:fldChar w:fldCharType="separate"/>
      </w:r>
      <w:r w:rsidR="6C4D580E" w:rsidRPr="0791FC37">
        <w:rPr>
          <w:noProof/>
        </w:rPr>
        <w:t>Jason Core</w:t>
      </w:r>
      <w:r w:rsidRPr="0791FC37">
        <w:fldChar w:fldCharType="end"/>
      </w:r>
    </w:p>
    <w:p w14:paraId="32020A22" w14:textId="65F15A41" w:rsidR="00122140" w:rsidRPr="00253B7F" w:rsidRDefault="00B10D70" w:rsidP="0791FC37">
      <w:pPr>
        <w:rPr>
          <w:i/>
          <w:iCs/>
          <w:rPrChange w:id="1" w:author="" w16du:dateUtc="2025-06-19T21:01:00Z">
            <w:rPr>
              <w:rFonts w:cstheme="minorHAnsi"/>
            </w:rPr>
          </w:rPrChange>
        </w:rPr>
      </w:pPr>
      <w:r w:rsidRPr="0791FC37">
        <w:rPr>
          <w:i/>
          <w:iCs/>
        </w:rPr>
        <w:fldChar w:fldCharType="begin"/>
      </w:r>
      <w:r w:rsidRPr="0791FC37">
        <w:rPr>
          <w:i/>
          <w:iCs/>
        </w:rPr>
        <w:instrText xml:space="preserve"> MERGEFIELD Client_Contact_Title </w:instrText>
      </w:r>
      <w:r w:rsidRPr="0791FC37">
        <w:rPr>
          <w:i/>
          <w:iCs/>
        </w:rPr>
        <w:fldChar w:fldCharType="separate"/>
      </w:r>
      <w:r w:rsidR="6C4D580E" w:rsidRPr="0791FC37">
        <w:rPr>
          <w:i/>
          <w:iCs/>
          <w:noProof/>
        </w:rPr>
        <w:t>Head of Pre-Construction</w:t>
      </w:r>
      <w:r w:rsidRPr="0791FC37">
        <w:rPr>
          <w:i/>
          <w:iCs/>
        </w:rPr>
        <w:fldChar w:fldCharType="end"/>
      </w:r>
    </w:p>
    <w:bookmarkEnd w:id="0"/>
    <w:p w14:paraId="2F2C7A4A" w14:textId="4B907FEB" w:rsidR="00E953AA" w:rsidRPr="00253B7F" w:rsidRDefault="00B10D70" w:rsidP="0791FC37">
      <w:pPr>
        <w:rPr>
          <w:i/>
          <w:iCs/>
          <w:rPrChange w:id="2" w:author="" w16du:dateUtc="2025-06-19T21:01:00Z">
            <w:rPr>
              <w:rFonts w:cstheme="minorHAnsi"/>
            </w:rPr>
          </w:rPrChange>
        </w:rPr>
      </w:pPr>
      <w:r w:rsidRPr="0791FC37">
        <w:rPr>
          <w:i/>
          <w:iCs/>
        </w:rPr>
        <w:fldChar w:fldCharType="begin"/>
      </w:r>
      <w:r w:rsidRPr="0791FC37">
        <w:rPr>
          <w:i/>
          <w:iCs/>
        </w:rPr>
        <w:instrText xml:space="preserve"> MERGEFIELD Client_Company_Name </w:instrText>
      </w:r>
      <w:r w:rsidRPr="0791FC37">
        <w:rPr>
          <w:i/>
          <w:iCs/>
        </w:rPr>
        <w:fldChar w:fldCharType="separate"/>
      </w:r>
      <w:r w:rsidR="6C4D580E" w:rsidRPr="0791FC37">
        <w:rPr>
          <w:i/>
          <w:iCs/>
          <w:noProof/>
        </w:rPr>
        <w:t>Catalyze</w:t>
      </w:r>
      <w:r w:rsidRPr="0791FC37">
        <w:rPr>
          <w:i/>
          <w:iCs/>
        </w:rPr>
        <w:fldChar w:fldCharType="end"/>
      </w:r>
    </w:p>
    <w:p w14:paraId="651414EA" w14:textId="77777777" w:rsidR="00E953AA" w:rsidRPr="009935A7" w:rsidRDefault="00E953AA" w:rsidP="0791FC37"/>
    <w:p w14:paraId="0BB92B3F" w14:textId="77777777" w:rsidR="00B10D70" w:rsidRPr="009935A7" w:rsidRDefault="00B10D70" w:rsidP="0791FC37"/>
    <w:p w14:paraId="309C4AD7" w14:textId="1D3C3E9B" w:rsidR="00B05500" w:rsidRPr="009E1B75" w:rsidRDefault="00B05500" w:rsidP="0791FC37">
      <w:pPr>
        <w:rPr>
          <w:noProof/>
        </w:rPr>
      </w:pPr>
      <w:r w:rsidRPr="0791FC37">
        <w:fldChar w:fldCharType="begin"/>
      </w:r>
      <w:r w:rsidR="00B10D70" w:rsidRPr="0791FC37">
        <w:instrText xml:space="preserve"> MERGEFIELD Engagement_Overview_Background </w:instrText>
      </w:r>
      <w:r w:rsidRPr="0791FC37">
        <w:fldChar w:fldCharType="separate"/>
      </w:r>
      <w:r w:rsidR="6C4D580E" w:rsidRPr="009E1B75">
        <w:rPr>
          <w:noProof/>
        </w:rPr>
        <w:t>Jason,</w:t>
      </w:r>
    </w:p>
    <w:p w14:paraId="76EFD6AF" w14:textId="77777777" w:rsidR="00B05500" w:rsidRPr="009E1B75" w:rsidRDefault="6C4D580E" w:rsidP="0791FC37">
      <w:pPr>
        <w:rPr>
          <w:noProof/>
        </w:rPr>
      </w:pPr>
      <w:r w:rsidRPr="009E1B75">
        <w:rPr>
          <w:noProof/>
        </w:rPr>
        <w:t xml:space="preserve"> </w:t>
      </w:r>
    </w:p>
    <w:p w14:paraId="6A0BDF16" w14:textId="4DA3232F" w:rsidR="00B05500" w:rsidRPr="007374EF" w:rsidRDefault="6C4D580E" w:rsidP="0791FC37">
      <w:pPr>
        <w:rPr>
          <w:noProof/>
        </w:rPr>
      </w:pPr>
      <w:r w:rsidRPr="009E1B75">
        <w:rPr>
          <w:noProof/>
        </w:rPr>
        <w:t>Thank you for engaging HelioVolta LLC. The HelioVolta team is pleased to present the following proposal for engineering support</w:t>
      </w:r>
      <w:r w:rsidR="2AC7CD8C" w:rsidRPr="009E1B75">
        <w:rPr>
          <w:noProof/>
        </w:rPr>
        <w:t>,</w:t>
      </w:r>
      <w:r w:rsidRPr="009E1B75">
        <w:rPr>
          <w:noProof/>
        </w:rPr>
        <w:t xml:space="preserve"> </w:t>
      </w:r>
      <w:r w:rsidR="2AC7CD8C" w:rsidRPr="009E1B75">
        <w:rPr>
          <w:noProof/>
        </w:rPr>
        <w:t>in the form of a Health Assessment Inspection, with a focus on the</w:t>
      </w:r>
      <w:r w:rsidRPr="009E1B75">
        <w:rPr>
          <w:noProof/>
        </w:rPr>
        <w:t xml:space="preserve"> rapid shutdown device</w:t>
      </w:r>
      <w:r w:rsidR="2AC7CD8C" w:rsidRPr="009E1B75">
        <w:rPr>
          <w:noProof/>
        </w:rPr>
        <w:t>s</w:t>
      </w:r>
      <w:r w:rsidRPr="009E1B75">
        <w:rPr>
          <w:noProof/>
        </w:rPr>
        <w:t xml:space="preserve"> (RSD) </w:t>
      </w:r>
      <w:r w:rsidR="388926C0" w:rsidRPr="009E1B75">
        <w:rPr>
          <w:noProof/>
        </w:rPr>
        <w:t xml:space="preserve">currently installed at </w:t>
      </w:r>
      <w:r w:rsidRPr="009E1B75">
        <w:rPr>
          <w:noProof/>
        </w:rPr>
        <w:t>Catalyze Project #18263.</w:t>
      </w:r>
    </w:p>
    <w:p w14:paraId="647A399D" w14:textId="77777777" w:rsidR="00B05500" w:rsidRPr="007374EF" w:rsidRDefault="6C4D580E" w:rsidP="0791FC37">
      <w:pPr>
        <w:rPr>
          <w:noProof/>
        </w:rPr>
      </w:pPr>
      <w:r w:rsidRPr="0791FC37">
        <w:rPr>
          <w:noProof/>
        </w:rPr>
        <w:t xml:space="preserve"> </w:t>
      </w:r>
    </w:p>
    <w:p w14:paraId="30A5D590" w14:textId="5E187358" w:rsidR="00B10D70" w:rsidRPr="009935A7" w:rsidRDefault="6C4D580E" w:rsidP="0791FC37">
      <w:r w:rsidRPr="0791FC37">
        <w:rPr>
          <w:noProof/>
        </w:rPr>
        <w:t xml:space="preserve">HelioVolta is a technical advisory firm with a focus on solar and energy storage technology. Our mission is to promote </w:t>
      </w:r>
      <w:r w:rsidR="3D21C386" w:rsidRPr="0791FC37">
        <w:rPr>
          <w:noProof/>
        </w:rPr>
        <w:t xml:space="preserve">long-term </w:t>
      </w:r>
      <w:r w:rsidRPr="0791FC37">
        <w:rPr>
          <w:noProof/>
        </w:rPr>
        <w:t xml:space="preserve">client success </w:t>
      </w:r>
      <w:r w:rsidR="3D21C386" w:rsidRPr="0791FC37">
        <w:rPr>
          <w:noProof/>
        </w:rPr>
        <w:t xml:space="preserve">with </w:t>
      </w:r>
      <w:r w:rsidRPr="0791FC37">
        <w:rPr>
          <w:noProof/>
        </w:rPr>
        <w:t xml:space="preserve">sustainable energy </w:t>
      </w:r>
      <w:r w:rsidR="3D21C386" w:rsidRPr="0791FC37">
        <w:rPr>
          <w:noProof/>
        </w:rPr>
        <w:t xml:space="preserve">assets </w:t>
      </w:r>
      <w:r w:rsidRPr="0791FC37">
        <w:rPr>
          <w:noProof/>
        </w:rPr>
        <w:t>by providing outstanding technical services.</w:t>
      </w:r>
      <w:r w:rsidR="00B05500" w:rsidRPr="0791FC37">
        <w:fldChar w:fldCharType="end"/>
      </w:r>
    </w:p>
    <w:p w14:paraId="07CDFCB1" w14:textId="3103B8D8" w:rsidR="00000321" w:rsidRPr="007D37C7" w:rsidRDefault="007D37C7" w:rsidP="00D953A6">
      <w:pPr>
        <w:rPr>
          <w:rFonts w:cstheme="minorHAnsi"/>
        </w:rPr>
      </w:pPr>
      <w:r w:rsidRPr="009935A7">
        <w:rPr>
          <w:rFonts w:cstheme="minorHAnsi"/>
        </w:rPr>
        <w:tab/>
      </w:r>
    </w:p>
    <w:p w14:paraId="07CE90C8" w14:textId="1CC3774E" w:rsidR="001B238F" w:rsidRPr="007D37C7" w:rsidRDefault="00145C49" w:rsidP="003C6437">
      <w:pPr>
        <w:rPr>
          <w:rStyle w:val="eop"/>
        </w:rPr>
      </w:pPr>
      <w:r w:rsidRPr="007D37C7">
        <w:t xml:space="preserve">Our team has more than </w:t>
      </w:r>
      <w:r w:rsidR="00436759">
        <w:t>11</w:t>
      </w:r>
      <w:r w:rsidRPr="007D37C7">
        <w:t xml:space="preserve">0 years of experience in the solar and energy storage industries and over </w:t>
      </w:r>
      <w:r w:rsidR="00EB3658">
        <w:t xml:space="preserve">10 </w:t>
      </w:r>
      <w:r w:rsidRPr="007D37C7">
        <w:t>GW of combined experience working as technical advisors.</w:t>
      </w:r>
    </w:p>
    <w:p w14:paraId="7AE2E20B" w14:textId="77777777" w:rsidR="00145C49" w:rsidRPr="007D37C7" w:rsidRDefault="00145C49" w:rsidP="00D953A6">
      <w:pPr>
        <w:rPr>
          <w:rFonts w:cstheme="minorHAnsi"/>
        </w:rPr>
      </w:pPr>
    </w:p>
    <w:p w14:paraId="5EED294B" w14:textId="7894800D" w:rsidR="001B238F" w:rsidRPr="007D37C7" w:rsidRDefault="003A0FC3" w:rsidP="00D953A6">
      <w:pPr>
        <w:rPr>
          <w:rFonts w:cstheme="minorHAnsi"/>
        </w:rPr>
      </w:pPr>
      <w:r w:rsidRPr="007D37C7">
        <w:rPr>
          <w:rFonts w:cstheme="minorHAnsi"/>
        </w:rPr>
        <w:t xml:space="preserve">Please note that this proposal is valid for </w:t>
      </w:r>
      <w:r w:rsidR="00A15F0D" w:rsidRPr="007D37C7">
        <w:rPr>
          <w:rFonts w:cstheme="minorHAnsi"/>
        </w:rPr>
        <w:t xml:space="preserve">two weeks from the date </w:t>
      </w:r>
      <w:r w:rsidR="00A62EF5" w:rsidRPr="007D37C7">
        <w:rPr>
          <w:rFonts w:cstheme="minorHAnsi"/>
        </w:rPr>
        <w:t>above.</w:t>
      </w:r>
    </w:p>
    <w:p w14:paraId="2A1D7506" w14:textId="471F2465" w:rsidR="001B238F" w:rsidRPr="007D37C7" w:rsidRDefault="001B238F" w:rsidP="00D953A6">
      <w:pPr>
        <w:rPr>
          <w:rFonts w:cstheme="minorHAnsi"/>
        </w:rPr>
      </w:pPr>
    </w:p>
    <w:p w14:paraId="09C62682" w14:textId="77777777" w:rsidR="00E953AA" w:rsidRPr="007D37C7" w:rsidRDefault="00E953AA" w:rsidP="00D953A6">
      <w:pPr>
        <w:rPr>
          <w:rFonts w:cstheme="minorHAnsi"/>
        </w:rPr>
      </w:pPr>
    </w:p>
    <w:p w14:paraId="0EE684B4" w14:textId="77777777" w:rsidR="00E953AA" w:rsidRPr="007D37C7" w:rsidRDefault="00E953AA" w:rsidP="00D953A6">
      <w:pPr>
        <w:rPr>
          <w:rFonts w:cstheme="minorHAnsi"/>
        </w:rPr>
      </w:pPr>
    </w:p>
    <w:p w14:paraId="390A47E9" w14:textId="77777777" w:rsidR="00E953AA" w:rsidRPr="007D37C7" w:rsidRDefault="00E953AA" w:rsidP="00D953A6">
      <w:pPr>
        <w:rPr>
          <w:rFonts w:cstheme="minorHAnsi"/>
        </w:rPr>
      </w:pPr>
    </w:p>
    <w:p w14:paraId="10C41FE5" w14:textId="3C7D96AD" w:rsidR="001B238F" w:rsidRPr="007D37C7" w:rsidRDefault="001B238F" w:rsidP="00D953A6">
      <w:pPr>
        <w:rPr>
          <w:rFonts w:cstheme="minorHAnsi"/>
        </w:rPr>
      </w:pPr>
      <w:r w:rsidRPr="007D37C7">
        <w:rPr>
          <w:rFonts w:cstheme="minorHAnsi"/>
        </w:rPr>
        <w:t>Sincerely,</w:t>
      </w:r>
    </w:p>
    <w:p w14:paraId="7F2B9952" w14:textId="77777777" w:rsidR="00F5497D" w:rsidRPr="007D37C7" w:rsidRDefault="00F5497D" w:rsidP="00D953A6">
      <w:pPr>
        <w:rPr>
          <w:rFonts w:cstheme="minorHAnsi"/>
        </w:rPr>
      </w:pPr>
    </w:p>
    <w:sdt>
      <w:sdtPr>
        <w:rPr>
          <w:rFonts w:eastAsia="Times New Roman"/>
          <w:b/>
          <w:bCs/>
        </w:rPr>
        <w:id w:val="1115106859"/>
        <w:placeholder>
          <w:docPart w:val="1C9FB65E93E148ACA35B4E39E83474C4"/>
        </w:placeholder>
        <w:dropDownList>
          <w:listItem w:displayText="David Penalva" w:value="David Penalva"/>
          <w:listItem w:displayText="James Nagel" w:value="James Nagel"/>
          <w:listItem w:displayText="Rogan Guild" w:value="Rogan Guild"/>
        </w:dropDownList>
      </w:sdtPr>
      <w:sdtContent>
        <w:p w14:paraId="55CCFFDF" w14:textId="13D2C4E7" w:rsidR="001B238F" w:rsidRPr="007D37C7" w:rsidRDefault="00F5497D" w:rsidP="00D953A6">
          <w:pPr>
            <w:rPr>
              <w:rFonts w:cstheme="minorHAnsi"/>
              <w:b/>
              <w:bCs/>
            </w:rPr>
          </w:pPr>
          <w:r w:rsidRPr="007D37C7">
            <w:rPr>
              <w:rFonts w:eastAsia="Times New Roman" w:cstheme="minorHAnsi"/>
              <w:b/>
              <w:bCs/>
            </w:rPr>
            <w:t>David Penalva</w:t>
          </w:r>
        </w:p>
      </w:sdtContent>
    </w:sdt>
    <w:p w14:paraId="0A911068" w14:textId="77777777" w:rsidR="001014C9" w:rsidRPr="007D37C7" w:rsidRDefault="00000000" w:rsidP="00D953A6">
      <w:pPr>
        <w:rPr>
          <w:rFonts w:cstheme="minorHAnsi"/>
          <w:highlight w:val="yellow"/>
        </w:rPr>
      </w:pPr>
      <w:sdt>
        <w:sdtPr>
          <w:rPr>
            <w:rFonts w:eastAsia="Times New Roman" w:cstheme="minorHAnsi"/>
          </w:rPr>
          <w:id w:val="-2060772585"/>
          <w:placeholder>
            <w:docPart w:val="864333843EA44BBD8AB08DA6210405DE"/>
          </w:placeholder>
          <w:dropDownList>
            <w:listItem w:displayText="+1 760.579.9968" w:value="+1 760.579.9968"/>
            <w:listItem w:displayText="+1 914.356.7149" w:value="+1 914.356.7149"/>
            <w:listItem w:displayText="805.801.9228" w:value="805.801.9228"/>
          </w:dropDownList>
        </w:sdtPr>
        <w:sdtContent>
          <w:r w:rsidR="001014C9" w:rsidRPr="007D37C7">
            <w:rPr>
              <w:rFonts w:eastAsia="Times New Roman" w:cstheme="minorHAnsi"/>
            </w:rPr>
            <w:t>+1 760.579.9968</w:t>
          </w:r>
        </w:sdtContent>
      </w:sdt>
      <w:r w:rsidR="001014C9" w:rsidRPr="007D37C7">
        <w:rPr>
          <w:rFonts w:cstheme="minorHAnsi"/>
          <w:highlight w:val="yellow"/>
        </w:rPr>
        <w:t xml:space="preserve"> </w:t>
      </w:r>
    </w:p>
    <w:sdt>
      <w:sdtPr>
        <w:id w:val="-1757435927"/>
        <w:placeholder>
          <w:docPart w:val="4411F36BC066496D86277B9071FDB73B"/>
        </w:placeholder>
        <w:dropDownList>
          <w:listItem w:displayText="david@heliovolta.com" w:value="david@heliovolta.com"/>
          <w:listItem w:displayText="james@heliovolta.com" w:value="james@heliovolta.com"/>
          <w:listItem w:displayText="rguild@heliovolta.com" w:value="rguild@heliovolta.com"/>
        </w:dropDownList>
      </w:sdtPr>
      <w:sdtContent>
        <w:p w14:paraId="7CC620B0" w14:textId="1CC03FB3" w:rsidR="001014C9" w:rsidRPr="007D37C7" w:rsidRDefault="001014C9" w:rsidP="00D953A6">
          <w:pPr>
            <w:rPr>
              <w:rFonts w:cstheme="minorHAnsi"/>
              <w:highlight w:val="yellow"/>
            </w:rPr>
          </w:pPr>
          <w:r w:rsidRPr="007D37C7">
            <w:rPr>
              <w:rFonts w:cstheme="minorHAnsi"/>
            </w:rPr>
            <w:t>david@heliovolta.com</w:t>
          </w:r>
        </w:p>
      </w:sdtContent>
    </w:sdt>
    <w:p w14:paraId="2FA4E67D" w14:textId="6192FEE7" w:rsidR="00184BC5" w:rsidRPr="007D37C7" w:rsidRDefault="00184BC5" w:rsidP="00184BC5">
      <w:pPr>
        <w:rPr>
          <w:rFonts w:cstheme="minorHAnsi"/>
          <w:sz w:val="32"/>
          <w:szCs w:val="32"/>
        </w:rPr>
      </w:pPr>
      <w:r w:rsidRPr="007D37C7">
        <w:rPr>
          <w:rFonts w:cstheme="minorHAnsi"/>
          <w:sz w:val="32"/>
          <w:szCs w:val="32"/>
        </w:rPr>
        <w:br w:type="page"/>
      </w:r>
    </w:p>
    <w:p w14:paraId="21080EB5" w14:textId="77777777" w:rsidR="00E5432A" w:rsidRDefault="00E5432A" w:rsidP="00184BC5">
      <w:pPr>
        <w:rPr>
          <w:rFonts w:cstheme="minorHAnsi"/>
          <w:sz w:val="32"/>
          <w:szCs w:val="32"/>
        </w:rPr>
        <w:sectPr w:rsidR="00E5432A" w:rsidSect="00361336">
          <w:headerReference w:type="first" r:id="rId18"/>
          <w:footerReference w:type="first" r:id="rId19"/>
          <w:pgSz w:w="12240" w:h="15840"/>
          <w:pgMar w:top="1134" w:right="1289" w:bottom="1134" w:left="1701" w:header="708" w:footer="144" w:gutter="0"/>
          <w:cols w:space="708"/>
          <w:titlePg/>
          <w:docGrid w:linePitch="360"/>
        </w:sectPr>
      </w:pPr>
    </w:p>
    <w:sdt>
      <w:sdtPr>
        <w:rPr>
          <w:rFonts w:ascii="Aptos" w:eastAsiaTheme="minorEastAsia" w:hAnsi="Aptos"/>
          <w:caps w:val="0"/>
          <w:noProof/>
          <w:color w:val="auto"/>
          <w:sz w:val="24"/>
          <w:lang w:eastAsia="zh-CN"/>
        </w:rPr>
        <w:id w:val="1098358721"/>
        <w:docPartObj>
          <w:docPartGallery w:val="Table of Contents"/>
          <w:docPartUnique/>
        </w:docPartObj>
      </w:sdtPr>
      <w:sdtContent>
        <w:p w14:paraId="0E18893A" w14:textId="4B68ABF4" w:rsidR="00B02EA3" w:rsidRDefault="24B6AD5F" w:rsidP="00F8140B">
          <w:pPr>
            <w:pStyle w:val="TOCHeading"/>
          </w:pPr>
          <w:r>
            <w:t>Contents</w:t>
          </w:r>
        </w:p>
        <w:p w14:paraId="3D4C4E34" w14:textId="57065756" w:rsidR="00F76A37" w:rsidRDefault="0791FC37" w:rsidP="6B484B69">
          <w:pPr>
            <w:pStyle w:val="TOC1"/>
            <w:tabs>
              <w:tab w:val="clear" w:pos="9339"/>
              <w:tab w:val="right" w:leader="dot" w:pos="9330"/>
            </w:tabs>
            <w:rPr>
              <w:rStyle w:val="Hyperlink"/>
              <w:kern w:val="2"/>
              <w:lang w:eastAsia="en-US"/>
              <w14:ligatures w14:val="standardContextual"/>
            </w:rPr>
          </w:pPr>
          <w:r>
            <w:fldChar w:fldCharType="begin"/>
          </w:r>
          <w:r w:rsidR="25F80EF1">
            <w:instrText>TOC \o "1-3" \z \u \h</w:instrText>
          </w:r>
          <w:r>
            <w:fldChar w:fldCharType="separate"/>
          </w:r>
          <w:hyperlink w:anchor="_Toc2042210654">
            <w:r w:rsidR="6B484B69" w:rsidRPr="6B484B69">
              <w:rPr>
                <w:rStyle w:val="Hyperlink"/>
              </w:rPr>
              <w:t>Background</w:t>
            </w:r>
            <w:r w:rsidR="25F80EF1">
              <w:tab/>
            </w:r>
            <w:r w:rsidR="25F80EF1">
              <w:fldChar w:fldCharType="begin"/>
            </w:r>
            <w:r w:rsidR="25F80EF1">
              <w:instrText>PAGEREF _Toc2042210654 \h</w:instrText>
            </w:r>
            <w:r w:rsidR="25F80EF1">
              <w:fldChar w:fldCharType="separate"/>
            </w:r>
            <w:r w:rsidR="6B484B69" w:rsidRPr="6B484B69">
              <w:rPr>
                <w:rStyle w:val="Hyperlink"/>
              </w:rPr>
              <w:t>3</w:t>
            </w:r>
            <w:r w:rsidR="25F80EF1">
              <w:fldChar w:fldCharType="end"/>
            </w:r>
          </w:hyperlink>
        </w:p>
        <w:p w14:paraId="3360ED05" w14:textId="145A72C4" w:rsidR="00F76A37" w:rsidRDefault="6B484B69" w:rsidP="6B484B69">
          <w:pPr>
            <w:pStyle w:val="TOC1"/>
            <w:tabs>
              <w:tab w:val="clear" w:pos="9339"/>
              <w:tab w:val="right" w:leader="dot" w:pos="9330"/>
            </w:tabs>
            <w:rPr>
              <w:rStyle w:val="Hyperlink"/>
              <w:kern w:val="2"/>
              <w:lang w:eastAsia="en-US"/>
              <w14:ligatures w14:val="standardContextual"/>
            </w:rPr>
          </w:pPr>
          <w:hyperlink w:anchor="_Toc316351261">
            <w:r w:rsidRPr="6B484B69">
              <w:rPr>
                <w:rStyle w:val="Hyperlink"/>
              </w:rPr>
              <w:t>Statement of Work</w:t>
            </w:r>
            <w:r w:rsidR="0791FC37">
              <w:tab/>
            </w:r>
            <w:r w:rsidR="0791FC37">
              <w:fldChar w:fldCharType="begin"/>
            </w:r>
            <w:r w:rsidR="0791FC37">
              <w:instrText>PAGEREF _Toc316351261 \h</w:instrText>
            </w:r>
            <w:r w:rsidR="0791FC37">
              <w:fldChar w:fldCharType="separate"/>
            </w:r>
            <w:r w:rsidRPr="6B484B69">
              <w:rPr>
                <w:rStyle w:val="Hyperlink"/>
              </w:rPr>
              <w:t>4</w:t>
            </w:r>
            <w:r w:rsidR="0791FC37">
              <w:fldChar w:fldCharType="end"/>
            </w:r>
          </w:hyperlink>
        </w:p>
        <w:p w14:paraId="2871A146" w14:textId="534C3257" w:rsidR="00F76A37" w:rsidRDefault="6B484B69" w:rsidP="6B484B69">
          <w:pPr>
            <w:pStyle w:val="TOC2"/>
            <w:tabs>
              <w:tab w:val="right" w:leader="dot" w:pos="9240"/>
            </w:tabs>
            <w:rPr>
              <w:rStyle w:val="Hyperlink"/>
              <w:noProof/>
              <w:kern w:val="2"/>
              <w:lang w:eastAsia="en-US"/>
              <w14:ligatures w14:val="standardContextual"/>
            </w:rPr>
          </w:pPr>
          <w:hyperlink w:anchor="_Toc1447862981">
            <w:r w:rsidRPr="6B484B69">
              <w:rPr>
                <w:rStyle w:val="Hyperlink"/>
              </w:rPr>
              <w:t>Health Assessment Inspection</w:t>
            </w:r>
            <w:r w:rsidR="0791FC37">
              <w:tab/>
            </w:r>
            <w:r w:rsidR="0791FC37">
              <w:fldChar w:fldCharType="begin"/>
            </w:r>
            <w:r w:rsidR="0791FC37">
              <w:instrText>PAGEREF _Toc1447862981 \h</w:instrText>
            </w:r>
            <w:r w:rsidR="0791FC37">
              <w:fldChar w:fldCharType="separate"/>
            </w:r>
            <w:r w:rsidRPr="6B484B69">
              <w:rPr>
                <w:rStyle w:val="Hyperlink"/>
              </w:rPr>
              <w:t>4</w:t>
            </w:r>
            <w:r w:rsidR="0791FC37">
              <w:fldChar w:fldCharType="end"/>
            </w:r>
          </w:hyperlink>
        </w:p>
        <w:p w14:paraId="2A44C6B5" w14:textId="4CA2854C" w:rsidR="00F76A37" w:rsidRDefault="6B484B69" w:rsidP="6B484B69">
          <w:pPr>
            <w:pStyle w:val="TOC1"/>
            <w:tabs>
              <w:tab w:val="clear" w:pos="9339"/>
              <w:tab w:val="right" w:leader="dot" w:pos="9330"/>
            </w:tabs>
            <w:rPr>
              <w:rStyle w:val="Hyperlink"/>
              <w:kern w:val="2"/>
              <w:lang w:eastAsia="en-US"/>
              <w14:ligatures w14:val="standardContextual"/>
            </w:rPr>
          </w:pPr>
          <w:hyperlink w:anchor="_Toc225309362">
            <w:r w:rsidRPr="6B484B69">
              <w:rPr>
                <w:rStyle w:val="Hyperlink"/>
              </w:rPr>
              <w:t>Fee for Service</w:t>
            </w:r>
            <w:r w:rsidR="0791FC37">
              <w:tab/>
            </w:r>
            <w:r w:rsidR="0791FC37">
              <w:fldChar w:fldCharType="begin"/>
            </w:r>
            <w:r w:rsidR="0791FC37">
              <w:instrText>PAGEREF _Toc225309362 \h</w:instrText>
            </w:r>
            <w:r w:rsidR="0791FC37">
              <w:fldChar w:fldCharType="separate"/>
            </w:r>
            <w:r w:rsidRPr="6B484B69">
              <w:rPr>
                <w:rStyle w:val="Hyperlink"/>
              </w:rPr>
              <w:t>5</w:t>
            </w:r>
            <w:r w:rsidR="0791FC37">
              <w:fldChar w:fldCharType="end"/>
            </w:r>
          </w:hyperlink>
        </w:p>
        <w:p w14:paraId="2B87E426" w14:textId="307DEFCF" w:rsidR="00F76A37" w:rsidRDefault="6B484B69" w:rsidP="6B484B69">
          <w:pPr>
            <w:pStyle w:val="TOC2"/>
            <w:tabs>
              <w:tab w:val="right" w:leader="dot" w:pos="9240"/>
            </w:tabs>
            <w:rPr>
              <w:rStyle w:val="Hyperlink"/>
              <w:noProof/>
              <w:kern w:val="2"/>
              <w:lang w:eastAsia="en-US"/>
              <w14:ligatures w14:val="standardContextual"/>
            </w:rPr>
          </w:pPr>
          <w:hyperlink w:anchor="_Toc961135231">
            <w:r w:rsidRPr="6B484B69">
              <w:rPr>
                <w:rStyle w:val="Hyperlink"/>
              </w:rPr>
              <w:t>Terms</w:t>
            </w:r>
            <w:r w:rsidR="0791FC37">
              <w:tab/>
            </w:r>
            <w:r w:rsidR="0791FC37">
              <w:fldChar w:fldCharType="begin"/>
            </w:r>
            <w:r w:rsidR="0791FC37">
              <w:instrText>PAGEREF _Toc961135231 \h</w:instrText>
            </w:r>
            <w:r w:rsidR="0791FC37">
              <w:fldChar w:fldCharType="separate"/>
            </w:r>
            <w:r w:rsidRPr="6B484B69">
              <w:rPr>
                <w:rStyle w:val="Hyperlink"/>
              </w:rPr>
              <w:t>6</w:t>
            </w:r>
            <w:r w:rsidR="0791FC37">
              <w:fldChar w:fldCharType="end"/>
            </w:r>
          </w:hyperlink>
        </w:p>
        <w:p w14:paraId="174849D8" w14:textId="7CB79384" w:rsidR="00F76A37" w:rsidRDefault="6B484B69" w:rsidP="6B484B69">
          <w:pPr>
            <w:pStyle w:val="TOC1"/>
            <w:tabs>
              <w:tab w:val="clear" w:pos="9339"/>
              <w:tab w:val="right" w:leader="dot" w:pos="9330"/>
            </w:tabs>
            <w:rPr>
              <w:rStyle w:val="Hyperlink"/>
              <w:kern w:val="2"/>
              <w:lang w:eastAsia="en-US"/>
              <w14:ligatures w14:val="standardContextual"/>
            </w:rPr>
          </w:pPr>
          <w:hyperlink w:anchor="_Toc2000468215">
            <w:r w:rsidRPr="6B484B69">
              <w:rPr>
                <w:rStyle w:val="Hyperlink"/>
              </w:rPr>
              <w:t>Contact Information</w:t>
            </w:r>
            <w:r w:rsidR="0791FC37">
              <w:tab/>
            </w:r>
            <w:r w:rsidR="0791FC37">
              <w:fldChar w:fldCharType="begin"/>
            </w:r>
            <w:r w:rsidR="0791FC37">
              <w:instrText>PAGEREF _Toc2000468215 \h</w:instrText>
            </w:r>
            <w:r w:rsidR="0791FC37">
              <w:fldChar w:fldCharType="separate"/>
            </w:r>
            <w:r w:rsidRPr="6B484B69">
              <w:rPr>
                <w:rStyle w:val="Hyperlink"/>
              </w:rPr>
              <w:t>6</w:t>
            </w:r>
            <w:r w:rsidR="0791FC37">
              <w:fldChar w:fldCharType="end"/>
            </w:r>
          </w:hyperlink>
        </w:p>
        <w:p w14:paraId="7818DEC6" w14:textId="37B1B419" w:rsidR="25F80EF1" w:rsidRDefault="6B484B69" w:rsidP="6B484B69">
          <w:pPr>
            <w:pStyle w:val="TOC1"/>
            <w:tabs>
              <w:tab w:val="clear" w:pos="9339"/>
              <w:tab w:val="right" w:leader="dot" w:pos="9330"/>
            </w:tabs>
            <w:rPr>
              <w:rStyle w:val="Hyperlink"/>
            </w:rPr>
          </w:pPr>
          <w:hyperlink w:anchor="_Toc1359063507">
            <w:r w:rsidRPr="6B484B69">
              <w:rPr>
                <w:rStyle w:val="Hyperlink"/>
              </w:rPr>
              <w:t>Appendix A: ISO 2859-1 Sample Size Selection</w:t>
            </w:r>
            <w:r w:rsidR="0791FC37">
              <w:tab/>
            </w:r>
            <w:r w:rsidR="0791FC37">
              <w:fldChar w:fldCharType="begin"/>
            </w:r>
            <w:r w:rsidR="0791FC37">
              <w:instrText>PAGEREF _Toc1359063507 \h</w:instrText>
            </w:r>
            <w:r w:rsidR="0791FC37">
              <w:fldChar w:fldCharType="separate"/>
            </w:r>
            <w:r w:rsidRPr="6B484B69">
              <w:rPr>
                <w:rStyle w:val="Hyperlink"/>
              </w:rPr>
              <w:t>7</w:t>
            </w:r>
            <w:r w:rsidR="0791FC37">
              <w:fldChar w:fldCharType="end"/>
            </w:r>
          </w:hyperlink>
        </w:p>
        <w:p w14:paraId="7C4BE85B" w14:textId="79BFB32D" w:rsidR="25F80EF1" w:rsidRDefault="6B484B69" w:rsidP="6B484B69">
          <w:pPr>
            <w:pStyle w:val="TOC1"/>
            <w:tabs>
              <w:tab w:val="clear" w:pos="9339"/>
              <w:tab w:val="right" w:leader="dot" w:pos="9330"/>
            </w:tabs>
            <w:rPr>
              <w:rStyle w:val="Hyperlink"/>
            </w:rPr>
          </w:pPr>
          <w:hyperlink w:anchor="_Toc997367586">
            <w:r w:rsidRPr="6B484B69">
              <w:rPr>
                <w:rStyle w:val="Hyperlink"/>
              </w:rPr>
              <w:t>Appendex B: Detailed Scope of Work – Health Assessment Inspection</w:t>
            </w:r>
            <w:r w:rsidR="0791FC37">
              <w:tab/>
            </w:r>
            <w:r w:rsidR="0791FC37">
              <w:fldChar w:fldCharType="begin"/>
            </w:r>
            <w:r w:rsidR="0791FC37">
              <w:instrText>PAGEREF _Toc997367586 \h</w:instrText>
            </w:r>
            <w:r w:rsidR="0791FC37">
              <w:fldChar w:fldCharType="separate"/>
            </w:r>
            <w:r w:rsidRPr="6B484B69">
              <w:rPr>
                <w:rStyle w:val="Hyperlink"/>
              </w:rPr>
              <w:t>8</w:t>
            </w:r>
            <w:r w:rsidR="0791FC37">
              <w:fldChar w:fldCharType="end"/>
            </w:r>
          </w:hyperlink>
          <w:r w:rsidR="0791FC37">
            <w:fldChar w:fldCharType="end"/>
          </w:r>
        </w:p>
      </w:sdtContent>
    </w:sdt>
    <w:p w14:paraId="28E5E9A0" w14:textId="4B45943F" w:rsidR="005470B6" w:rsidRPr="00FF508B" w:rsidRDefault="005470B6"/>
    <w:p w14:paraId="5BE9BADC" w14:textId="77777777" w:rsidR="007977C1" w:rsidRDefault="007977C1">
      <w:pPr>
        <w:rPr>
          <w:rFonts w:ascii="Aptos Black" w:eastAsiaTheme="majorEastAsia" w:hAnsi="Aptos Black" w:cstheme="minorHAnsi"/>
          <w:caps/>
          <w:color w:val="00123B"/>
          <w:sz w:val="28"/>
        </w:rPr>
      </w:pPr>
      <w:r>
        <w:br w:type="page"/>
      </w:r>
    </w:p>
    <w:p w14:paraId="3817085C" w14:textId="6C002073" w:rsidR="00945004" w:rsidRDefault="7414421E" w:rsidP="00F8140B">
      <w:pPr>
        <w:pStyle w:val="Heading1"/>
      </w:pPr>
      <w:bookmarkStart w:id="3" w:name="_Toc2042210654"/>
      <w:r>
        <w:lastRenderedPageBreak/>
        <w:t>Background</w:t>
      </w:r>
      <w:bookmarkEnd w:id="3"/>
    </w:p>
    <w:p w14:paraId="07CEEB34" w14:textId="0F9DB0BF" w:rsidR="00EB664D" w:rsidRDefault="4FB798AF" w:rsidP="0791FC37">
      <w:r>
        <w:t xml:space="preserve">Catalyze (Client) is seeking third-party engineering support to </w:t>
      </w:r>
      <w:r w:rsidR="3204B251">
        <w:t xml:space="preserve">assess the </w:t>
      </w:r>
      <w:r w:rsidR="21397BD6">
        <w:t>long-term</w:t>
      </w:r>
      <w:r w:rsidR="3204B251">
        <w:t xml:space="preserve"> risk profile and overall site safety of their rooftop solar system located in </w:t>
      </w:r>
      <w:r w:rsidR="63EB7E3D">
        <w:t xml:space="preserve">Bloomington, CA. </w:t>
      </w:r>
      <w:r w:rsidR="12E3854A">
        <w:t>The goal is to provide the client with a clear understanding of the sites’ readiness to be safely operated.</w:t>
      </w:r>
    </w:p>
    <w:p w14:paraId="57C750F2" w14:textId="5C9DAE6A" w:rsidR="0000784E" w:rsidRDefault="0000784E" w:rsidP="00EB664D"/>
    <w:p w14:paraId="7429530B" w14:textId="77777777" w:rsidR="006F758E" w:rsidRDefault="006F758E" w:rsidP="00EB664D"/>
    <w:tbl>
      <w:tblPr>
        <w:tblStyle w:val="HelioVoltaYellow"/>
        <w:tblW w:w="9185" w:type="dxa"/>
        <w:tblLook w:val="04A0" w:firstRow="1" w:lastRow="0" w:firstColumn="1" w:lastColumn="0" w:noHBand="0" w:noVBand="1"/>
      </w:tblPr>
      <w:tblGrid>
        <w:gridCol w:w="3510"/>
        <w:gridCol w:w="5675"/>
      </w:tblGrid>
      <w:tr w:rsidR="007977C1" w:rsidRPr="0057347E" w14:paraId="6E7C6838" w14:textId="77777777" w:rsidTr="0791FC37">
        <w:trPr>
          <w:cnfStyle w:val="100000000000" w:firstRow="1" w:lastRow="0" w:firstColumn="0" w:lastColumn="0" w:oddVBand="0" w:evenVBand="0" w:oddHBand="0" w:evenHBand="0" w:firstRowFirstColumn="0" w:firstRowLastColumn="0" w:lastRowFirstColumn="0" w:lastRowLastColumn="0"/>
          <w:trHeight w:val="338"/>
        </w:trPr>
        <w:tc>
          <w:tcPr>
            <w:tcW w:w="3510" w:type="dxa"/>
            <w:shd w:val="clear" w:color="auto" w:fill="FFDF00" w:themeFill="accent2"/>
            <w:noWrap/>
          </w:tcPr>
          <w:p w14:paraId="35420C89" w14:textId="77777777" w:rsidR="007977C1" w:rsidRPr="0057347E" w:rsidRDefault="7EE60AED" w:rsidP="0791FC37">
            <w:pPr>
              <w:rPr>
                <w:rFonts w:eastAsia="Times New Roman"/>
                <w:b/>
                <w:bCs/>
                <w:color w:val="00123B" w:themeColor="accent1"/>
                <w:lang w:eastAsia="en-US"/>
              </w:rPr>
            </w:pPr>
            <w:r w:rsidRPr="0791FC37">
              <w:rPr>
                <w:rFonts w:eastAsia="Times New Roman"/>
                <w:b/>
                <w:bCs/>
                <w:color w:val="00123B" w:themeColor="accent1"/>
                <w:lang w:eastAsia="en-US"/>
              </w:rPr>
              <w:t>Project Details</w:t>
            </w:r>
          </w:p>
        </w:tc>
        <w:tc>
          <w:tcPr>
            <w:tcW w:w="5675" w:type="dxa"/>
            <w:shd w:val="clear" w:color="auto" w:fill="FFDF00" w:themeFill="accent2"/>
            <w:noWrap/>
          </w:tcPr>
          <w:p w14:paraId="41E7A39C" w14:textId="77777777" w:rsidR="007977C1" w:rsidRPr="0057347E" w:rsidRDefault="007977C1" w:rsidP="0791FC37">
            <w:pPr>
              <w:jc w:val="center"/>
              <w:rPr>
                <w:rFonts w:eastAsia="Times New Roman"/>
                <w:b/>
                <w:bCs/>
                <w:color w:val="00123B" w:themeColor="accent1"/>
                <w:lang w:eastAsia="en-US"/>
              </w:rPr>
            </w:pPr>
          </w:p>
        </w:tc>
      </w:tr>
      <w:tr w:rsidR="007B19FE" w:rsidRPr="00D553B8" w14:paraId="7035FD9A" w14:textId="77777777" w:rsidTr="0791FC37">
        <w:trPr>
          <w:cnfStyle w:val="000000100000" w:firstRow="0" w:lastRow="0" w:firstColumn="0" w:lastColumn="0" w:oddVBand="0" w:evenVBand="0" w:oddHBand="1" w:evenHBand="0" w:firstRowFirstColumn="0" w:firstRowLastColumn="0" w:lastRowFirstColumn="0" w:lastRowLastColumn="0"/>
          <w:trHeight w:val="338"/>
        </w:trPr>
        <w:tc>
          <w:tcPr>
            <w:tcW w:w="3510" w:type="dxa"/>
            <w:noWrap/>
          </w:tcPr>
          <w:p w14:paraId="4C952C9C" w14:textId="23355D13" w:rsidR="007B19FE" w:rsidRPr="0057347E" w:rsidRDefault="3B25834F" w:rsidP="0791FC37">
            <w:pPr>
              <w:rPr>
                <w:rFonts w:eastAsia="Times New Roman"/>
                <w:color w:val="000000"/>
                <w:lang w:eastAsia="en-US"/>
              </w:rPr>
            </w:pPr>
            <w:r w:rsidRPr="0791FC37">
              <w:rPr>
                <w:rFonts w:eastAsia="Times New Roman"/>
                <w:color w:val="000000" w:themeColor="text1"/>
                <w:lang w:eastAsia="en-US"/>
              </w:rPr>
              <w:t>Project Name</w:t>
            </w:r>
          </w:p>
        </w:tc>
        <w:tc>
          <w:tcPr>
            <w:tcW w:w="5675" w:type="dxa"/>
            <w:noWrap/>
          </w:tcPr>
          <w:p w14:paraId="11DD41E7" w14:textId="33F36D7F" w:rsidR="007B19FE" w:rsidRDefault="3B25834F" w:rsidP="0791FC37">
            <w:pPr>
              <w:rPr>
                <w:rFonts w:eastAsia="Times New Roman"/>
                <w:color w:val="000000"/>
                <w:lang w:eastAsia="en-US"/>
              </w:rPr>
            </w:pPr>
            <w:r w:rsidRPr="0791FC37">
              <w:rPr>
                <w:rFonts w:eastAsia="Times New Roman"/>
                <w:color w:val="000000" w:themeColor="text1"/>
                <w:lang w:eastAsia="en-US"/>
              </w:rPr>
              <w:t>18263 - LINEAGE - 2551 LILAC AVE</w:t>
            </w:r>
          </w:p>
        </w:tc>
      </w:tr>
      <w:tr w:rsidR="007977C1" w:rsidRPr="00D553B8" w14:paraId="5151B1C2" w14:textId="77777777" w:rsidTr="0791FC37">
        <w:trPr>
          <w:trHeight w:val="338"/>
        </w:trPr>
        <w:tc>
          <w:tcPr>
            <w:tcW w:w="3510" w:type="dxa"/>
            <w:noWrap/>
            <w:hideMark/>
          </w:tcPr>
          <w:p w14:paraId="35B7104D" w14:textId="77777777" w:rsidR="007977C1" w:rsidRPr="0057347E" w:rsidRDefault="7EE60AED" w:rsidP="0791FC37">
            <w:pPr>
              <w:rPr>
                <w:rFonts w:eastAsia="Times New Roman"/>
                <w:color w:val="000000"/>
                <w:lang w:eastAsia="en-US"/>
              </w:rPr>
            </w:pPr>
            <w:r w:rsidRPr="0791FC37">
              <w:rPr>
                <w:rFonts w:eastAsia="Times New Roman"/>
                <w:color w:val="000000" w:themeColor="text1"/>
                <w:lang w:eastAsia="en-US"/>
              </w:rPr>
              <w:t>Project Location</w:t>
            </w:r>
          </w:p>
        </w:tc>
        <w:tc>
          <w:tcPr>
            <w:tcW w:w="5675" w:type="dxa"/>
            <w:noWrap/>
          </w:tcPr>
          <w:p w14:paraId="4AF91970" w14:textId="5AD55E62" w:rsidR="007977C1" w:rsidRPr="0057347E" w:rsidRDefault="00B10D70" w:rsidP="0791FC37">
            <w:pPr>
              <w:rPr>
                <w:rFonts w:eastAsia="Times New Roman"/>
                <w:color w:val="000000"/>
                <w:lang w:eastAsia="en-US"/>
              </w:rPr>
            </w:pPr>
            <w:r w:rsidRPr="0791FC37">
              <w:rPr>
                <w:rFonts w:eastAsia="Times New Roman"/>
                <w:color w:val="000000" w:themeColor="text1"/>
                <w:lang w:eastAsia="en-US"/>
              </w:rPr>
              <w:fldChar w:fldCharType="begin"/>
            </w:r>
            <w:r w:rsidRPr="0791FC37">
              <w:rPr>
                <w:rFonts w:eastAsia="Times New Roman"/>
                <w:color w:val="000000" w:themeColor="text1"/>
                <w:lang w:eastAsia="en-US"/>
              </w:rPr>
              <w:instrText xml:space="preserve"> MERGEFIELD Project_Location </w:instrText>
            </w:r>
            <w:r w:rsidRPr="0791FC37">
              <w:rPr>
                <w:rFonts w:eastAsia="Times New Roman"/>
                <w:color w:val="000000" w:themeColor="text1"/>
                <w:lang w:eastAsia="en-US"/>
              </w:rPr>
              <w:fldChar w:fldCharType="separate"/>
            </w:r>
            <w:r w:rsidR="6C4D580E" w:rsidRPr="0791FC37">
              <w:rPr>
                <w:rFonts w:eastAsia="Times New Roman"/>
                <w:noProof/>
                <w:color w:val="000000" w:themeColor="text1"/>
                <w:lang w:eastAsia="en-US"/>
              </w:rPr>
              <w:t>2551 S Lilac Ave, Bloomington, CA 92316</w:t>
            </w:r>
            <w:r w:rsidRPr="0791FC37">
              <w:rPr>
                <w:rFonts w:eastAsia="Times New Roman"/>
                <w:color w:val="000000" w:themeColor="text1"/>
                <w:lang w:eastAsia="en-US"/>
              </w:rPr>
              <w:fldChar w:fldCharType="end"/>
            </w:r>
          </w:p>
        </w:tc>
      </w:tr>
      <w:tr w:rsidR="007977C1" w:rsidRPr="00D553B8" w14:paraId="5E78299F" w14:textId="77777777" w:rsidTr="0791FC37">
        <w:trPr>
          <w:cnfStyle w:val="000000100000" w:firstRow="0" w:lastRow="0" w:firstColumn="0" w:lastColumn="0" w:oddVBand="0" w:evenVBand="0" w:oddHBand="1" w:evenHBand="0" w:firstRowFirstColumn="0" w:firstRowLastColumn="0" w:lastRowFirstColumn="0" w:lastRowLastColumn="0"/>
          <w:trHeight w:val="338"/>
        </w:trPr>
        <w:tc>
          <w:tcPr>
            <w:tcW w:w="3510" w:type="dxa"/>
            <w:noWrap/>
            <w:hideMark/>
          </w:tcPr>
          <w:p w14:paraId="461D31AC" w14:textId="77777777" w:rsidR="007977C1" w:rsidRPr="0057347E" w:rsidRDefault="7EE60AED" w:rsidP="0791FC37">
            <w:pPr>
              <w:rPr>
                <w:rFonts w:eastAsia="Times New Roman"/>
                <w:color w:val="000000"/>
                <w:lang w:eastAsia="en-US"/>
              </w:rPr>
            </w:pPr>
            <w:r w:rsidRPr="0791FC37">
              <w:rPr>
                <w:rFonts w:eastAsia="Times New Roman"/>
                <w:color w:val="000000" w:themeColor="text1"/>
                <w:lang w:eastAsia="en-US"/>
              </w:rPr>
              <w:t>System size (kW</w:t>
            </w:r>
            <w:r w:rsidRPr="0791FC37">
              <w:rPr>
                <w:rFonts w:eastAsia="Times New Roman"/>
                <w:color w:val="000000" w:themeColor="text1"/>
                <w:vertAlign w:val="subscript"/>
                <w:lang w:eastAsia="en-US"/>
              </w:rPr>
              <w:t>DC</w:t>
            </w:r>
            <w:r w:rsidRPr="0791FC37">
              <w:rPr>
                <w:rFonts w:eastAsia="Times New Roman"/>
                <w:color w:val="000000" w:themeColor="text1"/>
                <w:lang w:eastAsia="en-US"/>
              </w:rPr>
              <w:t>)</w:t>
            </w:r>
          </w:p>
        </w:tc>
        <w:tc>
          <w:tcPr>
            <w:tcW w:w="5675" w:type="dxa"/>
            <w:noWrap/>
          </w:tcPr>
          <w:p w14:paraId="69077749" w14:textId="339C194E" w:rsidR="007977C1" w:rsidRPr="0057347E" w:rsidRDefault="00B10D70" w:rsidP="60569AB7">
            <w:pPr>
              <w:rPr>
                <w:rFonts w:eastAsia="Times New Roman"/>
                <w:color w:val="000000"/>
                <w:lang w:eastAsia="en-US"/>
              </w:rPr>
            </w:pPr>
            <w:r w:rsidRPr="0791FC37">
              <w:rPr>
                <w:rFonts w:eastAsia="Times New Roman"/>
                <w:color w:val="000000" w:themeColor="text1"/>
                <w:lang w:eastAsia="en-US"/>
              </w:rPr>
              <w:fldChar w:fldCharType="begin"/>
            </w:r>
            <w:r w:rsidRPr="0791FC37">
              <w:rPr>
                <w:rFonts w:eastAsia="Times New Roman"/>
                <w:color w:val="000000" w:themeColor="text1"/>
                <w:lang w:eastAsia="en-US"/>
              </w:rPr>
              <w:instrText xml:space="preserve"> MERGEFIELD System_Size_kWDC </w:instrText>
            </w:r>
            <w:r w:rsidRPr="0791FC37">
              <w:rPr>
                <w:rFonts w:eastAsia="Times New Roman"/>
                <w:color w:val="000000" w:themeColor="text1"/>
                <w:lang w:eastAsia="en-US"/>
              </w:rPr>
              <w:fldChar w:fldCharType="separate"/>
            </w:r>
            <w:r w:rsidR="6C4D580E" w:rsidRPr="0791FC37">
              <w:rPr>
                <w:rFonts w:eastAsia="Times New Roman"/>
                <w:noProof/>
                <w:color w:val="000000" w:themeColor="text1"/>
                <w:lang w:eastAsia="en-US"/>
              </w:rPr>
              <w:t>2.82MW DC</w:t>
            </w:r>
            <w:r w:rsidRPr="0791FC37">
              <w:rPr>
                <w:rFonts w:eastAsia="Times New Roman"/>
                <w:color w:val="000000" w:themeColor="text1"/>
                <w:lang w:eastAsia="en-US"/>
              </w:rPr>
              <w:fldChar w:fldCharType="end"/>
            </w:r>
            <w:r w:rsidR="31862FE3" w:rsidRPr="0791FC37">
              <w:rPr>
                <w:rFonts w:eastAsia="Times New Roman"/>
                <w:color w:val="000000" w:themeColor="text1"/>
                <w:lang w:eastAsia="en-US"/>
              </w:rPr>
              <w:t xml:space="preserve">  MW</w:t>
            </w:r>
            <w:r w:rsidR="31862FE3" w:rsidRPr="0791FC37">
              <w:rPr>
                <w:rFonts w:eastAsia="Times New Roman"/>
                <w:color w:val="000000" w:themeColor="text1"/>
                <w:vertAlign w:val="subscript"/>
                <w:lang w:eastAsia="en-US"/>
              </w:rPr>
              <w:t>DC</w:t>
            </w:r>
          </w:p>
        </w:tc>
      </w:tr>
      <w:tr w:rsidR="007977C1" w:rsidRPr="00D553B8" w14:paraId="69D0D889" w14:textId="77777777" w:rsidTr="0791FC37">
        <w:trPr>
          <w:trHeight w:val="338"/>
        </w:trPr>
        <w:tc>
          <w:tcPr>
            <w:tcW w:w="3510" w:type="dxa"/>
            <w:noWrap/>
            <w:hideMark/>
          </w:tcPr>
          <w:p w14:paraId="42E1AD80" w14:textId="77777777" w:rsidR="007977C1" w:rsidRPr="0057347E" w:rsidRDefault="7EE60AED" w:rsidP="0791FC37">
            <w:pPr>
              <w:rPr>
                <w:rFonts w:eastAsia="Times New Roman"/>
                <w:color w:val="000000"/>
                <w:lang w:eastAsia="en-US"/>
              </w:rPr>
            </w:pPr>
            <w:r w:rsidRPr="0791FC37">
              <w:rPr>
                <w:rFonts w:eastAsia="Times New Roman"/>
                <w:color w:val="000000" w:themeColor="text1"/>
                <w:lang w:eastAsia="en-US"/>
              </w:rPr>
              <w:t>System size (</w:t>
            </w:r>
            <w:proofErr w:type="spellStart"/>
            <w:r w:rsidRPr="0791FC37">
              <w:rPr>
                <w:rFonts w:eastAsia="Times New Roman"/>
                <w:color w:val="000000" w:themeColor="text1"/>
                <w:lang w:eastAsia="en-US"/>
              </w:rPr>
              <w:t>kW</w:t>
            </w:r>
            <w:r w:rsidRPr="0791FC37">
              <w:rPr>
                <w:rFonts w:eastAsia="Times New Roman"/>
                <w:color w:val="000000" w:themeColor="text1"/>
                <w:vertAlign w:val="subscript"/>
                <w:lang w:eastAsia="en-US"/>
              </w:rPr>
              <w:t>AC</w:t>
            </w:r>
            <w:proofErr w:type="spellEnd"/>
            <w:r w:rsidRPr="0791FC37">
              <w:rPr>
                <w:rFonts w:eastAsia="Times New Roman"/>
                <w:color w:val="000000" w:themeColor="text1"/>
                <w:lang w:eastAsia="en-US"/>
              </w:rPr>
              <w:t>)</w:t>
            </w:r>
          </w:p>
        </w:tc>
        <w:tc>
          <w:tcPr>
            <w:tcW w:w="5675" w:type="dxa"/>
            <w:noWrap/>
          </w:tcPr>
          <w:p w14:paraId="66C9E130" w14:textId="3EF90111" w:rsidR="007977C1" w:rsidRPr="0057347E" w:rsidRDefault="2C176473" w:rsidP="60569AB7">
            <w:pPr>
              <w:rPr>
                <w:rFonts w:eastAsia="Times New Roman"/>
                <w:color w:val="000000"/>
                <w:lang w:eastAsia="en-US"/>
              </w:rPr>
            </w:pPr>
            <w:r w:rsidRPr="0791FC37">
              <w:rPr>
                <w:rFonts w:eastAsia="Times New Roman"/>
                <w:color w:val="000000" w:themeColor="text1"/>
                <w:lang w:eastAsia="en-US"/>
              </w:rPr>
              <w:t xml:space="preserve">1.50MW </w:t>
            </w:r>
            <w:bookmarkStart w:id="4" w:name="_Int_F2ORoyGR"/>
            <w:r w:rsidRPr="0791FC37">
              <w:rPr>
                <w:rFonts w:eastAsia="Times New Roman"/>
                <w:color w:val="000000" w:themeColor="text1"/>
                <w:lang w:eastAsia="en-US"/>
              </w:rPr>
              <w:t>AC</w:t>
            </w:r>
            <w:r w:rsidR="3F458463" w:rsidRPr="0791FC37">
              <w:rPr>
                <w:rFonts w:eastAsia="Times New Roman"/>
                <w:color w:val="000000" w:themeColor="text1"/>
                <w:lang w:eastAsia="en-US"/>
              </w:rPr>
              <w:t xml:space="preserve">  MW</w:t>
            </w:r>
            <w:r w:rsidR="3F458463" w:rsidRPr="0791FC37">
              <w:rPr>
                <w:rFonts w:eastAsia="Times New Roman"/>
                <w:color w:val="000000" w:themeColor="text1"/>
                <w:vertAlign w:val="subscript"/>
                <w:lang w:eastAsia="en-US"/>
              </w:rPr>
              <w:t>AC</w:t>
            </w:r>
            <w:r w:rsidR="001E3CA2" w:rsidRPr="0791FC37">
              <w:rPr>
                <w:rFonts w:eastAsia="Times New Roman"/>
                <w:color w:val="000000" w:themeColor="text1"/>
                <w:lang w:eastAsia="en-US"/>
              </w:rPr>
              <w:fldChar w:fldCharType="begin"/>
            </w:r>
            <w:r w:rsidR="001E3CA2" w:rsidRPr="0791FC37">
              <w:rPr>
                <w:rFonts w:eastAsia="Times New Roman"/>
                <w:color w:val="000000" w:themeColor="text1"/>
                <w:lang w:eastAsia="en-US"/>
              </w:rPr>
              <w:instrText xml:space="preserve"> MERGEFIELD System_Size_kWAC </w:instrText>
            </w:r>
            <w:r w:rsidR="001E3CA2" w:rsidRPr="0791FC37">
              <w:rPr>
                <w:rFonts w:eastAsia="Times New Roman"/>
                <w:color w:val="000000" w:themeColor="text1"/>
                <w:lang w:eastAsia="en-US"/>
              </w:rPr>
              <w:fldChar w:fldCharType="end"/>
            </w:r>
            <w:bookmarkEnd w:id="4"/>
          </w:p>
        </w:tc>
      </w:tr>
      <w:tr w:rsidR="00CC0E16" w:rsidRPr="00D553B8" w14:paraId="69A74055" w14:textId="77777777" w:rsidTr="0791FC37">
        <w:trPr>
          <w:cnfStyle w:val="000000100000" w:firstRow="0" w:lastRow="0" w:firstColumn="0" w:lastColumn="0" w:oddVBand="0" w:evenVBand="0" w:oddHBand="1" w:evenHBand="0" w:firstRowFirstColumn="0" w:firstRowLastColumn="0" w:lastRowFirstColumn="0" w:lastRowLastColumn="0"/>
          <w:trHeight w:val="338"/>
        </w:trPr>
        <w:tc>
          <w:tcPr>
            <w:tcW w:w="3510" w:type="dxa"/>
            <w:noWrap/>
          </w:tcPr>
          <w:p w14:paraId="5E677A5A" w14:textId="7F8749C2" w:rsidR="00CC0E16" w:rsidRPr="0057347E" w:rsidRDefault="4AD3CD35" w:rsidP="0791FC37">
            <w:pPr>
              <w:rPr>
                <w:rFonts w:eastAsia="Times New Roman"/>
                <w:color w:val="000000"/>
                <w:lang w:eastAsia="en-US"/>
              </w:rPr>
            </w:pPr>
            <w:r w:rsidRPr="0791FC37">
              <w:rPr>
                <w:rFonts w:eastAsia="Times New Roman"/>
                <w:color w:val="000000" w:themeColor="text1"/>
                <w:lang w:eastAsia="en-US"/>
              </w:rPr>
              <w:t>Rapid Shutdown Device (RSD)</w:t>
            </w:r>
          </w:p>
        </w:tc>
        <w:tc>
          <w:tcPr>
            <w:tcW w:w="5675" w:type="dxa"/>
            <w:noWrap/>
          </w:tcPr>
          <w:p w14:paraId="42CDBBB7" w14:textId="6746304E" w:rsidR="00CC0E16" w:rsidRDefault="4AD3CD35" w:rsidP="0791FC37">
            <w:pPr>
              <w:rPr>
                <w:rFonts w:eastAsia="Times New Roman"/>
                <w:color w:val="000000"/>
                <w:lang w:eastAsia="en-US"/>
              </w:rPr>
            </w:pPr>
            <w:r w:rsidRPr="0791FC37">
              <w:rPr>
                <w:rFonts w:eastAsia="Times New Roman"/>
                <w:color w:val="000000" w:themeColor="text1"/>
                <w:lang w:eastAsia="en-US"/>
              </w:rPr>
              <w:t>Northern Electric Power (NEP)</w:t>
            </w:r>
          </w:p>
        </w:tc>
      </w:tr>
      <w:tr w:rsidR="007977C1" w:rsidRPr="00D553B8" w14:paraId="35ED98FD" w14:textId="77777777" w:rsidTr="0791FC37">
        <w:trPr>
          <w:trHeight w:val="338"/>
        </w:trPr>
        <w:tc>
          <w:tcPr>
            <w:tcW w:w="3510" w:type="dxa"/>
            <w:noWrap/>
            <w:hideMark/>
          </w:tcPr>
          <w:p w14:paraId="0C0FE168" w14:textId="77777777" w:rsidR="007977C1" w:rsidRPr="0057347E" w:rsidRDefault="7EE60AED" w:rsidP="0791FC37">
            <w:pPr>
              <w:rPr>
                <w:rFonts w:eastAsia="Times New Roman"/>
                <w:color w:val="000000"/>
                <w:lang w:eastAsia="en-US"/>
              </w:rPr>
            </w:pPr>
            <w:r w:rsidRPr="0791FC37">
              <w:rPr>
                <w:rFonts w:eastAsia="Times New Roman"/>
                <w:color w:val="000000" w:themeColor="text1"/>
                <w:lang w:eastAsia="en-US"/>
              </w:rPr>
              <w:t>Inverter</w:t>
            </w:r>
          </w:p>
        </w:tc>
        <w:tc>
          <w:tcPr>
            <w:tcW w:w="5675" w:type="dxa"/>
            <w:noWrap/>
          </w:tcPr>
          <w:p w14:paraId="5846F9E5" w14:textId="4B5AEDF1" w:rsidR="007977C1" w:rsidRPr="0057347E" w:rsidRDefault="00B10D70" w:rsidP="0791FC37">
            <w:pPr>
              <w:rPr>
                <w:rFonts w:eastAsia="Times New Roman"/>
                <w:color w:val="000000"/>
                <w:lang w:eastAsia="en-US"/>
              </w:rPr>
            </w:pPr>
            <w:r w:rsidRPr="0791FC37">
              <w:rPr>
                <w:rFonts w:eastAsia="Times New Roman"/>
                <w:color w:val="000000" w:themeColor="text1"/>
                <w:lang w:eastAsia="en-US"/>
              </w:rPr>
              <w:fldChar w:fldCharType="begin"/>
            </w:r>
            <w:r w:rsidRPr="0791FC37">
              <w:rPr>
                <w:rFonts w:eastAsia="Times New Roman"/>
                <w:color w:val="000000" w:themeColor="text1"/>
                <w:lang w:eastAsia="en-US"/>
              </w:rPr>
              <w:instrText xml:space="preserve"> MERGEFIELD Inverter </w:instrText>
            </w:r>
            <w:r w:rsidRPr="0791FC37">
              <w:rPr>
                <w:rFonts w:eastAsia="Times New Roman"/>
                <w:color w:val="000000" w:themeColor="text1"/>
                <w:lang w:eastAsia="en-US"/>
              </w:rPr>
              <w:fldChar w:fldCharType="separate"/>
            </w:r>
            <w:r w:rsidR="6C4D580E" w:rsidRPr="0791FC37">
              <w:rPr>
                <w:rFonts w:eastAsia="Times New Roman"/>
                <w:noProof/>
                <w:color w:val="000000" w:themeColor="text1"/>
                <w:lang w:eastAsia="en-US"/>
              </w:rPr>
              <w:t>Delta 125kW</w:t>
            </w:r>
            <w:r w:rsidRPr="0791FC37">
              <w:rPr>
                <w:rFonts w:eastAsia="Times New Roman"/>
                <w:color w:val="000000" w:themeColor="text1"/>
                <w:lang w:eastAsia="en-US"/>
              </w:rPr>
              <w:fldChar w:fldCharType="end"/>
            </w:r>
          </w:p>
        </w:tc>
      </w:tr>
      <w:tr w:rsidR="007977C1" w:rsidRPr="00D553B8" w14:paraId="57E3EAB6" w14:textId="77777777" w:rsidTr="0791FC37">
        <w:trPr>
          <w:cnfStyle w:val="000000100000" w:firstRow="0" w:lastRow="0" w:firstColumn="0" w:lastColumn="0" w:oddVBand="0" w:evenVBand="0" w:oddHBand="1" w:evenHBand="0" w:firstRowFirstColumn="0" w:firstRowLastColumn="0" w:lastRowFirstColumn="0" w:lastRowLastColumn="0"/>
          <w:trHeight w:val="338"/>
        </w:trPr>
        <w:tc>
          <w:tcPr>
            <w:tcW w:w="3510" w:type="dxa"/>
            <w:noWrap/>
          </w:tcPr>
          <w:p w14:paraId="18AAF86B" w14:textId="77777777" w:rsidR="007977C1" w:rsidRPr="0057347E" w:rsidRDefault="7EE60AED" w:rsidP="0791FC37">
            <w:pPr>
              <w:rPr>
                <w:rFonts w:eastAsia="Times New Roman"/>
                <w:color w:val="000000"/>
                <w:lang w:eastAsia="en-US"/>
              </w:rPr>
            </w:pPr>
            <w:r w:rsidRPr="0791FC37">
              <w:rPr>
                <w:rFonts w:eastAsia="Times New Roman"/>
                <w:color w:val="000000" w:themeColor="text1"/>
                <w:lang w:eastAsia="en-US"/>
              </w:rPr>
              <w:t>Module</w:t>
            </w:r>
          </w:p>
        </w:tc>
        <w:tc>
          <w:tcPr>
            <w:tcW w:w="5675" w:type="dxa"/>
            <w:noWrap/>
          </w:tcPr>
          <w:p w14:paraId="7208D518" w14:textId="542EEFCF" w:rsidR="007977C1" w:rsidRPr="0057347E" w:rsidRDefault="6D663BBE" w:rsidP="0791FC37">
            <w:pPr>
              <w:rPr>
                <w:rFonts w:eastAsia="Times New Roman"/>
                <w:color w:val="000000"/>
                <w:lang w:eastAsia="en-US"/>
              </w:rPr>
            </w:pPr>
            <w:r w:rsidRPr="0791FC37">
              <w:rPr>
                <w:rFonts w:eastAsia="Times New Roman"/>
                <w:color w:val="000000" w:themeColor="text1"/>
                <w:lang w:eastAsia="en-US"/>
              </w:rPr>
              <w:t>ZNSHINE SOLAR, ZXM6-72-395/M (395W)</w:t>
            </w:r>
            <w:r w:rsidR="002B56A2" w:rsidRPr="0791FC37">
              <w:rPr>
                <w:rFonts w:eastAsia="Times New Roman"/>
                <w:color w:val="000000" w:themeColor="text1"/>
                <w:lang w:eastAsia="en-US"/>
              </w:rPr>
              <w:fldChar w:fldCharType="begin"/>
            </w:r>
            <w:r w:rsidR="002B56A2" w:rsidRPr="0791FC37">
              <w:rPr>
                <w:rFonts w:eastAsia="Times New Roman"/>
                <w:color w:val="000000" w:themeColor="text1"/>
                <w:lang w:eastAsia="en-US"/>
              </w:rPr>
              <w:instrText xml:space="preserve"> MERGEFIELD Module </w:instrText>
            </w:r>
            <w:r w:rsidR="002B56A2" w:rsidRPr="0791FC37">
              <w:rPr>
                <w:rFonts w:eastAsia="Times New Roman"/>
                <w:color w:val="000000" w:themeColor="text1"/>
                <w:lang w:eastAsia="en-US"/>
              </w:rPr>
              <w:fldChar w:fldCharType="end"/>
            </w:r>
          </w:p>
        </w:tc>
      </w:tr>
    </w:tbl>
    <w:p w14:paraId="1521302E" w14:textId="77777777" w:rsidR="007977C1" w:rsidRDefault="007977C1" w:rsidP="00945004"/>
    <w:p w14:paraId="69707E5A" w14:textId="77777777" w:rsidR="006F758E" w:rsidRPr="00945004" w:rsidRDefault="006F758E" w:rsidP="00945004"/>
    <w:p w14:paraId="72E6CDBD" w14:textId="0B67EE9B" w:rsidR="00D33DA5" w:rsidRPr="00D33DA5" w:rsidRDefault="4120A3A4" w:rsidP="00611965">
      <w:pPr>
        <w:pStyle w:val="Heading1"/>
      </w:pPr>
      <w:bookmarkStart w:id="5" w:name="_Toc316351261"/>
      <w:r>
        <w:t>Statement of Work</w:t>
      </w:r>
      <w:bookmarkEnd w:id="5"/>
      <w:r>
        <w:t xml:space="preserve"> </w:t>
      </w:r>
    </w:p>
    <w:p w14:paraId="0961C6AF" w14:textId="0D251F01" w:rsidR="239374D8" w:rsidRDefault="60C5974D" w:rsidP="25ACDF49">
      <w:pPr>
        <w:pStyle w:val="Heading2"/>
      </w:pPr>
      <w:bookmarkStart w:id="6" w:name="_Toc1447862981"/>
      <w:bookmarkStart w:id="7" w:name="_Hlk128752802"/>
      <w:bookmarkStart w:id="8" w:name="_Hlk128752760"/>
      <w:r>
        <w:t>Health Assessment Inspection</w:t>
      </w:r>
      <w:bookmarkEnd w:id="6"/>
    </w:p>
    <w:p w14:paraId="2E84DABD" w14:textId="2951BF25" w:rsidR="4BF28938" w:rsidRDefault="4BF28938" w:rsidP="0791FC37">
      <w:pPr>
        <w:pStyle w:val="ListParagraph"/>
        <w:numPr>
          <w:ilvl w:val="0"/>
          <w:numId w:val="48"/>
        </w:numPr>
        <w:spacing w:line="259" w:lineRule="auto"/>
      </w:pPr>
      <w:r w:rsidRPr="0791FC37">
        <w:rPr>
          <w:rFonts w:asciiTheme="minorHAnsi" w:eastAsiaTheme="majorEastAsia" w:hAnsiTheme="minorHAnsi"/>
          <w:color w:val="1F3863"/>
        </w:rPr>
        <w:t>Description:</w:t>
      </w:r>
      <w:r>
        <w:t xml:space="preserve"> </w:t>
      </w:r>
      <w:del w:id="9" w:author="Rogan Guild" w:date="2025-06-23T05:56:00Z" w16du:dateUtc="2025-06-23T12:56:00Z">
        <w:r w:rsidR="667B1868" w:rsidDel="0066373A">
          <w:delText>HelioVolta</w:delText>
        </w:r>
      </w:del>
      <w:ins w:id="10" w:author="Rogan Guild" w:date="2025-06-23T05:56:00Z" w16du:dateUtc="2025-06-23T12:56:00Z">
        <w:r w:rsidR="0066373A">
          <w:t>The Health Assessment Inspection</w:t>
        </w:r>
      </w:ins>
      <w:r w:rsidR="667B1868">
        <w:t xml:space="preserve"> aims to identify safety and quality-related risks of operational systems. This scope consists of an engineering design review, comprehensive visual and thermal inspection. HelioVolta uses a detailed checklist with 300+ points combined with a statistically significant sampling approach - ISO 2859</w:t>
      </w:r>
      <w:r w:rsidR="175806C9">
        <w:t xml:space="preserve"> (Appendix A)</w:t>
      </w:r>
      <w:r w:rsidR="667B1868">
        <w:t xml:space="preserve"> </w:t>
      </w:r>
      <w:r w:rsidR="64A40EDD">
        <w:t xml:space="preserve">- </w:t>
      </w:r>
      <w:r w:rsidR="667B1868">
        <w:t>to maximize findings and minimize risk.</w:t>
      </w:r>
      <w:r w:rsidR="18246186">
        <w:t xml:space="preserve"> </w:t>
      </w:r>
      <w:ins w:id="11" w:author="Rogan Guild" w:date="2025-06-23T05:53:00Z" w16du:dateUtc="2025-06-23T12:53:00Z">
        <w:r w:rsidR="0066373A">
          <w:t xml:space="preserve">A </w:t>
        </w:r>
      </w:ins>
      <w:del w:id="12" w:author="Rogan Guild" w:date="2025-06-23T05:53:00Z" w16du:dateUtc="2025-06-23T12:53:00Z">
        <w:r w:rsidR="18246186" w:rsidDel="0066373A">
          <w:delText>D</w:delText>
        </w:r>
      </w:del>
      <w:ins w:id="13" w:author="Rogan Guild" w:date="2025-06-23T05:53:00Z" w16du:dateUtc="2025-06-23T12:53:00Z">
        <w:r w:rsidR="0066373A">
          <w:t>d</w:t>
        </w:r>
      </w:ins>
      <w:r w:rsidR="18246186">
        <w:t xml:space="preserve">etailed scope of work </w:t>
      </w:r>
      <w:del w:id="14" w:author="Rogan Guild" w:date="2025-06-23T05:53:00Z" w16du:dateUtc="2025-06-23T12:53:00Z">
        <w:r w:rsidR="18246186" w:rsidDel="0066373A">
          <w:delText>to be</w:delText>
        </w:r>
      </w:del>
      <w:proofErr w:type="gramStart"/>
      <w:ins w:id="15" w:author="Rogan Guild" w:date="2025-06-23T05:53:00Z" w16du:dateUtc="2025-06-23T12:53:00Z">
        <w:r w:rsidR="0066373A">
          <w:t>is</w:t>
        </w:r>
      </w:ins>
      <w:r w:rsidR="18246186">
        <w:t xml:space="preserve"> located in</w:t>
      </w:r>
      <w:proofErr w:type="gramEnd"/>
      <w:r w:rsidR="18246186">
        <w:t xml:space="preserve"> </w:t>
      </w:r>
      <w:r w:rsidR="67C181A7">
        <w:t>Appendix</w:t>
      </w:r>
      <w:r w:rsidR="18246186">
        <w:t xml:space="preserve"> </w:t>
      </w:r>
      <w:r w:rsidR="4FC1263D">
        <w:t>B.</w:t>
      </w:r>
    </w:p>
    <w:p w14:paraId="121F88FB" w14:textId="7FA41564" w:rsidR="00D16142" w:rsidRPr="00611965" w:rsidRDefault="10F04C95" w:rsidP="0791FC37">
      <w:pPr>
        <w:pStyle w:val="ListParagraph"/>
        <w:numPr>
          <w:ilvl w:val="1"/>
          <w:numId w:val="48"/>
        </w:numPr>
      </w:pPr>
      <w:r>
        <w:t xml:space="preserve">This investigation will have a specific focus on the safety, </w:t>
      </w:r>
      <w:r w:rsidR="63016B55">
        <w:t>risk,</w:t>
      </w:r>
      <w:r>
        <w:t xml:space="preserve"> and long-term </w:t>
      </w:r>
      <w:r w:rsidR="63016B55">
        <w:t>quality of the installed Rapid Shutdown Devices.</w:t>
      </w:r>
    </w:p>
    <w:p w14:paraId="181A22E7" w14:textId="1D4BC365" w:rsidR="25ACDF49" w:rsidRDefault="25ACDF49" w:rsidP="0791FC37">
      <w:pPr>
        <w:rPr>
          <w:rFonts w:asciiTheme="minorHAnsi" w:eastAsiaTheme="majorEastAsia" w:hAnsiTheme="minorHAnsi"/>
          <w:color w:val="1F3863"/>
        </w:rPr>
      </w:pPr>
    </w:p>
    <w:p w14:paraId="57B5026B" w14:textId="0160F104" w:rsidR="0B0F5BBD" w:rsidRDefault="146AE7B7" w:rsidP="0791FC37">
      <w:pPr>
        <w:pStyle w:val="ListParagraph"/>
        <w:numPr>
          <w:ilvl w:val="0"/>
          <w:numId w:val="48"/>
        </w:numPr>
        <w:rPr>
          <w:rFonts w:cs="Aptos"/>
        </w:rPr>
      </w:pPr>
      <w:r w:rsidRPr="0791FC37">
        <w:rPr>
          <w:rFonts w:asciiTheme="minorHAnsi" w:eastAsiaTheme="majorEastAsia" w:hAnsiTheme="minorHAnsi"/>
          <w:color w:val="1F3863"/>
        </w:rPr>
        <w:t>Client Requirements</w:t>
      </w:r>
      <w:r w:rsidR="4C90E06B" w:rsidRPr="0791FC37">
        <w:rPr>
          <w:rFonts w:asciiTheme="minorHAnsi" w:eastAsiaTheme="majorEastAsia" w:hAnsiTheme="minorHAnsi"/>
          <w:color w:val="1F3863"/>
        </w:rPr>
        <w:t xml:space="preserve">: </w:t>
      </w:r>
      <w:r w:rsidRPr="0791FC37">
        <w:rPr>
          <w:rFonts w:cs="Aptos"/>
        </w:rPr>
        <w:t>HelioVolta will require the presence of a field technician from the EPC or installation contractor(s) during each inspection to operate the system, including opening and closing enclosures, inverters, and other components that require verification. Additionally, HelioVolta will require the following documentation or information before starting</w:t>
      </w:r>
      <w:r w:rsidR="4F1A59CA" w:rsidRPr="0791FC37">
        <w:rPr>
          <w:rFonts w:cs="Aptos"/>
        </w:rPr>
        <w:t>:</w:t>
      </w:r>
    </w:p>
    <w:p w14:paraId="450B1E36" w14:textId="1FB59D40" w:rsidR="0B0F5BBD" w:rsidRDefault="146AE7B7" w:rsidP="0791FC37">
      <w:pPr>
        <w:pStyle w:val="ListParagraph"/>
        <w:numPr>
          <w:ilvl w:val="1"/>
          <w:numId w:val="48"/>
        </w:numPr>
        <w:rPr>
          <w:rFonts w:cs="Aptos"/>
        </w:rPr>
      </w:pPr>
      <w:r w:rsidRPr="0791FC37">
        <w:rPr>
          <w:rFonts w:cs="Aptos"/>
        </w:rPr>
        <w:t>System design and engineering drawings</w:t>
      </w:r>
    </w:p>
    <w:p w14:paraId="2A889AE1" w14:textId="54A66CF6" w:rsidR="0B0F5BBD" w:rsidRDefault="146AE7B7" w:rsidP="0791FC37">
      <w:pPr>
        <w:pStyle w:val="ListParagraph"/>
        <w:numPr>
          <w:ilvl w:val="1"/>
          <w:numId w:val="48"/>
        </w:numPr>
        <w:rPr>
          <w:rFonts w:cs="Aptos"/>
        </w:rPr>
      </w:pPr>
      <w:r w:rsidRPr="0791FC37">
        <w:rPr>
          <w:rFonts w:cs="Aptos"/>
        </w:rPr>
        <w:t>Component specifications and data sheets</w:t>
      </w:r>
    </w:p>
    <w:p w14:paraId="0804F28A" w14:textId="08F4D1E3" w:rsidR="0B0F5BBD" w:rsidRDefault="146AE7B7" w:rsidP="0791FC37">
      <w:pPr>
        <w:pStyle w:val="ListParagraph"/>
        <w:numPr>
          <w:ilvl w:val="1"/>
          <w:numId w:val="48"/>
        </w:numPr>
        <w:rPr>
          <w:rFonts w:cs="Aptos"/>
        </w:rPr>
      </w:pPr>
      <w:r w:rsidRPr="0791FC37">
        <w:rPr>
          <w:rFonts w:cs="Aptos"/>
        </w:rPr>
        <w:t>Commissioning documentation, and testing data</w:t>
      </w:r>
    </w:p>
    <w:p w14:paraId="6A17D5EA" w14:textId="6B49DFE4" w:rsidR="0B0F5BBD" w:rsidRDefault="146AE7B7" w:rsidP="0791FC37">
      <w:pPr>
        <w:pStyle w:val="ListParagraph"/>
        <w:numPr>
          <w:ilvl w:val="1"/>
          <w:numId w:val="48"/>
        </w:numPr>
        <w:rPr>
          <w:rFonts w:cs="Aptos"/>
        </w:rPr>
      </w:pPr>
      <w:r w:rsidRPr="0791FC37">
        <w:rPr>
          <w:rFonts w:cs="Aptos"/>
        </w:rPr>
        <w:t>List of known outstanding items (existing punch list)</w:t>
      </w:r>
    </w:p>
    <w:p w14:paraId="11F6B7E2" w14:textId="1267C37C" w:rsidR="0B0F5BBD" w:rsidRDefault="146AE7B7" w:rsidP="0791FC37">
      <w:pPr>
        <w:pStyle w:val="ListParagraph"/>
        <w:numPr>
          <w:ilvl w:val="1"/>
          <w:numId w:val="48"/>
        </w:numPr>
        <w:rPr>
          <w:rFonts w:cs="Aptos"/>
        </w:rPr>
      </w:pPr>
      <w:r w:rsidRPr="0791FC37">
        <w:rPr>
          <w:rFonts w:cs="Aptos"/>
        </w:rPr>
        <w:lastRenderedPageBreak/>
        <w:t>Site personnel contact information</w:t>
      </w:r>
    </w:p>
    <w:p w14:paraId="42F1D119" w14:textId="0CB0C16A" w:rsidR="0B0F5BBD" w:rsidRDefault="146AE7B7" w:rsidP="0791FC37">
      <w:pPr>
        <w:pStyle w:val="ListParagraph"/>
        <w:numPr>
          <w:ilvl w:val="1"/>
          <w:numId w:val="48"/>
        </w:numPr>
        <w:rPr>
          <w:rFonts w:cs="Aptos"/>
        </w:rPr>
      </w:pPr>
      <w:r w:rsidRPr="0791FC37">
        <w:rPr>
          <w:rFonts w:cs="Aptos"/>
        </w:rPr>
        <w:t>Lift or ladder to access equipment, as needed</w:t>
      </w:r>
    </w:p>
    <w:p w14:paraId="742068C0" w14:textId="787E3412" w:rsidR="25ACDF49" w:rsidRDefault="25ACDF49" w:rsidP="0791FC37"/>
    <w:p w14:paraId="37684DCD" w14:textId="77777777" w:rsidR="00CC0E16" w:rsidRPr="00CC0E16" w:rsidRDefault="00CC0E16" w:rsidP="0791FC37"/>
    <w:p w14:paraId="549D0F0C" w14:textId="4D8ADBCE" w:rsidR="00CC0E16" w:rsidRDefault="4AD3CD35" w:rsidP="0791FC37">
      <w:pPr>
        <w:pStyle w:val="ListParagraph"/>
        <w:numPr>
          <w:ilvl w:val="0"/>
          <w:numId w:val="48"/>
        </w:numPr>
        <w:rPr>
          <w:rFonts w:asciiTheme="minorHAnsi" w:hAnsiTheme="minorHAnsi"/>
        </w:rPr>
      </w:pPr>
      <w:r w:rsidRPr="0791FC37">
        <w:rPr>
          <w:rFonts w:asciiTheme="minorHAnsi" w:eastAsiaTheme="majorEastAsia" w:hAnsiTheme="minorHAnsi"/>
          <w:color w:val="1F3863"/>
        </w:rPr>
        <w:t>Deliverables:</w:t>
      </w:r>
      <w:r w:rsidR="4ECC2963" w:rsidRPr="0791FC37">
        <w:rPr>
          <w:rFonts w:asciiTheme="minorHAnsi" w:eastAsiaTheme="majorEastAsia" w:hAnsiTheme="minorHAnsi"/>
          <w:color w:val="1F3863"/>
        </w:rPr>
        <w:t xml:space="preserve"> </w:t>
      </w:r>
      <w:r w:rsidR="4ECC2963" w:rsidRPr="0791FC37">
        <w:rPr>
          <w:rFonts w:asciiTheme="minorHAnsi" w:hAnsiTheme="minorHAnsi"/>
        </w:rPr>
        <w:t>A comprehensive inspection report will be provided after each inspection, including an executive summary outlining the general findings and concerns. All issues found will be documented with photo evidence, location, descriptions, and assessed severity. Reports will be delivered in a digital format via the SolarGrade platform, with the option for PDF download if desired.</w:t>
      </w:r>
    </w:p>
    <w:p w14:paraId="14F85D6D" w14:textId="11ECD982" w:rsidR="25ACDF49" w:rsidRDefault="25ACDF49" w:rsidP="0791FC37">
      <w:pPr>
        <w:rPr>
          <w:rFonts w:asciiTheme="minorHAnsi" w:hAnsiTheme="minorHAnsi"/>
        </w:rPr>
      </w:pPr>
    </w:p>
    <w:p w14:paraId="0AB6C402" w14:textId="4700F7D6" w:rsidR="00B10D70" w:rsidRPr="00F76A37" w:rsidRDefault="4AD3CD35" w:rsidP="25ACDF49">
      <w:pPr>
        <w:pStyle w:val="ListParagraph"/>
        <w:numPr>
          <w:ilvl w:val="0"/>
          <w:numId w:val="48"/>
        </w:numPr>
        <w:shd w:val="clear" w:color="auto" w:fill="FFFFFF" w:themeFill="background1"/>
      </w:pPr>
      <w:r w:rsidRPr="0791FC37">
        <w:rPr>
          <w:rFonts w:asciiTheme="minorHAnsi" w:eastAsiaTheme="majorEastAsia" w:hAnsiTheme="minorHAnsi"/>
          <w:color w:val="1F3863"/>
        </w:rPr>
        <w:t>Work Schedule:</w:t>
      </w:r>
      <w:r w:rsidRPr="0791FC37">
        <w:t xml:space="preserve"> HelioVolta will coordinate logistics with the Client to perform the inspection</w:t>
      </w:r>
      <w:r w:rsidR="1A96F6AC" w:rsidRPr="0791FC37">
        <w:t xml:space="preserve"> as soon as possible</w:t>
      </w:r>
      <w:r w:rsidRPr="0791FC37">
        <w:t>. A summary report of findings will be provided within 10 days of completion of on-site work.</w:t>
      </w:r>
      <w:bookmarkEnd w:id="7"/>
      <w:bookmarkEnd w:id="8"/>
      <w:r w:rsidR="00CC0E16">
        <w:br w:type="page"/>
      </w:r>
    </w:p>
    <w:p w14:paraId="1490069A" w14:textId="30A37B1D" w:rsidR="0011779F" w:rsidRPr="0006216A" w:rsidRDefault="24B6AD5F" w:rsidP="00F8140B">
      <w:pPr>
        <w:pStyle w:val="Heading1"/>
      </w:pPr>
      <w:bookmarkStart w:id="16" w:name="_Toc225309362"/>
      <w:r>
        <w:lastRenderedPageBreak/>
        <w:t>Fee for Service</w:t>
      </w:r>
      <w:bookmarkEnd w:id="16"/>
    </w:p>
    <w:p w14:paraId="26FC4009" w14:textId="785AF695" w:rsidR="000611DE" w:rsidRPr="009E1B75" w:rsidRDefault="7BAE5406" w:rsidP="25ACDF49">
      <w:pPr>
        <w:rPr>
          <w:rFonts w:eastAsia="Times New Roman"/>
        </w:rPr>
      </w:pPr>
      <w:r w:rsidRPr="009E1B75">
        <w:rPr>
          <w:rFonts w:eastAsia="Times New Roman" w:cs="Aptos"/>
        </w:rPr>
        <w:t>For the execution of the Services described in the Statement of Work, the Client agrees to pay HelioVolta a fixed fee for services in the pricing table below.</w:t>
      </w:r>
    </w:p>
    <w:p w14:paraId="223E13A8" w14:textId="77777777" w:rsidR="008C1233" w:rsidRPr="009E1B75" w:rsidRDefault="008C1233" w:rsidP="0011779F">
      <w:pPr>
        <w:rPr>
          <w:rFonts w:eastAsia="Times New Roman" w:cstheme="minorHAnsi"/>
        </w:rPr>
      </w:pPr>
    </w:p>
    <w:tbl>
      <w:tblPr>
        <w:tblStyle w:val="HelioVoltaYellow"/>
        <w:tblW w:w="9000" w:type="dxa"/>
        <w:tblLayout w:type="fixed"/>
        <w:tblLook w:val="04A0" w:firstRow="1" w:lastRow="0" w:firstColumn="1" w:lastColumn="0" w:noHBand="0" w:noVBand="1"/>
      </w:tblPr>
      <w:tblGrid>
        <w:gridCol w:w="7020"/>
        <w:gridCol w:w="1980"/>
      </w:tblGrid>
      <w:tr w:rsidR="005E0EA3" w:rsidRPr="009E1B75" w14:paraId="072AB5CF" w14:textId="77777777" w:rsidTr="25ACDF49">
        <w:trPr>
          <w:cnfStyle w:val="100000000000" w:firstRow="1" w:lastRow="0" w:firstColumn="0" w:lastColumn="0" w:oddVBand="0" w:evenVBand="0" w:oddHBand="0" w:evenHBand="0" w:firstRowFirstColumn="0" w:firstRowLastColumn="0" w:lastRowFirstColumn="0" w:lastRowLastColumn="0"/>
          <w:trHeight w:val="335"/>
        </w:trPr>
        <w:tc>
          <w:tcPr>
            <w:tcW w:w="7020" w:type="dxa"/>
            <w:noWrap/>
            <w:hideMark/>
          </w:tcPr>
          <w:p w14:paraId="14599EBA" w14:textId="1B951D95" w:rsidR="005E0EA3" w:rsidRPr="009E1B75" w:rsidRDefault="004B4209" w:rsidP="00F57CA8">
            <w:pPr>
              <w:rPr>
                <w:rFonts w:eastAsia="Times New Roman" w:cstheme="minorHAnsi"/>
                <w:b/>
                <w:bCs/>
                <w:lang w:eastAsia="en-US"/>
              </w:rPr>
            </w:pPr>
            <w:r w:rsidRPr="009E1B75">
              <w:rPr>
                <w:rFonts w:eastAsia="Times New Roman" w:cstheme="minorHAnsi"/>
                <w:b/>
                <w:bCs/>
                <w:lang w:eastAsia="en-US"/>
              </w:rPr>
              <w:t>Scope of work item(s)</w:t>
            </w:r>
          </w:p>
        </w:tc>
        <w:tc>
          <w:tcPr>
            <w:tcW w:w="1980" w:type="dxa"/>
            <w:noWrap/>
            <w:hideMark/>
          </w:tcPr>
          <w:p w14:paraId="4D2B09FB" w14:textId="5312F4E3" w:rsidR="005E0EA3" w:rsidRPr="009E1B75" w:rsidRDefault="004B4209" w:rsidP="00F57CA8">
            <w:pPr>
              <w:rPr>
                <w:rFonts w:eastAsia="Times New Roman" w:cstheme="minorHAnsi"/>
                <w:b/>
                <w:bCs/>
                <w:lang w:eastAsia="en-US"/>
              </w:rPr>
            </w:pPr>
            <w:r w:rsidRPr="009E1B75">
              <w:rPr>
                <w:rFonts w:eastAsia="Times New Roman" w:cstheme="minorHAnsi"/>
                <w:b/>
                <w:bCs/>
                <w:lang w:eastAsia="en-US"/>
              </w:rPr>
              <w:t>Fee</w:t>
            </w:r>
          </w:p>
        </w:tc>
      </w:tr>
      <w:tr w:rsidR="005E0EA3" w:rsidRPr="009E1B75" w14:paraId="0C1B96E4" w14:textId="77777777" w:rsidTr="25ACDF49">
        <w:trPr>
          <w:cnfStyle w:val="000000100000" w:firstRow="0" w:lastRow="0" w:firstColumn="0" w:lastColumn="0" w:oddVBand="0" w:evenVBand="0" w:oddHBand="1" w:evenHBand="0" w:firstRowFirstColumn="0" w:firstRowLastColumn="0" w:lastRowFirstColumn="0" w:lastRowLastColumn="0"/>
          <w:trHeight w:val="335"/>
        </w:trPr>
        <w:tc>
          <w:tcPr>
            <w:tcW w:w="7020" w:type="dxa"/>
            <w:noWrap/>
            <w:hideMark/>
          </w:tcPr>
          <w:p w14:paraId="0C8D6E97" w14:textId="0E988983" w:rsidR="005E0EA3" w:rsidRPr="009E1B75" w:rsidRDefault="00DD359E" w:rsidP="00F57CA8">
            <w:pPr>
              <w:rPr>
                <w:rFonts w:eastAsia="Times New Roman" w:cstheme="minorHAnsi"/>
              </w:rPr>
            </w:pPr>
            <w:r w:rsidRPr="009E1B75">
              <w:rPr>
                <w:rFonts w:eastAsia="Times New Roman" w:cstheme="minorHAnsi"/>
              </w:rPr>
              <w:t>Health Assessment Inspection</w:t>
            </w:r>
          </w:p>
        </w:tc>
        <w:tc>
          <w:tcPr>
            <w:tcW w:w="1980" w:type="dxa"/>
            <w:noWrap/>
            <w:hideMark/>
          </w:tcPr>
          <w:p w14:paraId="28D846A9" w14:textId="2BF60FFB" w:rsidR="005E0EA3" w:rsidRPr="009E1B75" w:rsidRDefault="005E0EA3" w:rsidP="00F57CA8">
            <w:pPr>
              <w:rPr>
                <w:rFonts w:eastAsia="Times New Roman" w:cstheme="minorHAnsi"/>
              </w:rPr>
            </w:pPr>
            <w:r w:rsidRPr="009E1B75">
              <w:rPr>
                <w:rFonts w:eastAsia="Times New Roman" w:cstheme="minorHAnsi"/>
              </w:rPr>
              <w:t xml:space="preserve">$      </w:t>
            </w:r>
            <w:r w:rsidR="004B4209" w:rsidRPr="009E1B75">
              <w:rPr>
                <w:rFonts w:eastAsia="Times New Roman" w:cstheme="minorHAnsi"/>
              </w:rPr>
              <w:fldChar w:fldCharType="begin"/>
            </w:r>
            <w:r w:rsidR="004B4209" w:rsidRPr="009E1B75">
              <w:rPr>
                <w:rFonts w:eastAsia="Times New Roman" w:cstheme="minorHAnsi"/>
              </w:rPr>
              <w:instrText xml:space="preserve"> MERGEFIELD Scope_1_Cost </w:instrText>
            </w:r>
            <w:r w:rsidR="004B4209" w:rsidRPr="009E1B75">
              <w:rPr>
                <w:rFonts w:eastAsia="Times New Roman" w:cstheme="minorHAnsi"/>
              </w:rPr>
              <w:fldChar w:fldCharType="separate"/>
            </w:r>
            <w:r w:rsidR="00CB696B" w:rsidRPr="009E1B75">
              <w:rPr>
                <w:rFonts w:eastAsia="Times New Roman" w:cstheme="minorHAnsi"/>
                <w:noProof/>
              </w:rPr>
              <w:t>11</w:t>
            </w:r>
            <w:r w:rsidR="00B05500" w:rsidRPr="009E1B75">
              <w:rPr>
                <w:rFonts w:eastAsia="Times New Roman" w:cstheme="minorHAnsi"/>
                <w:noProof/>
              </w:rPr>
              <w:t>,000</w:t>
            </w:r>
            <w:r w:rsidR="004B4209" w:rsidRPr="009E1B75">
              <w:rPr>
                <w:rFonts w:eastAsia="Times New Roman" w:cstheme="minorHAnsi"/>
              </w:rPr>
              <w:fldChar w:fldCharType="end"/>
            </w:r>
          </w:p>
        </w:tc>
      </w:tr>
      <w:tr w:rsidR="003D77F4" w:rsidRPr="009E1B75" w14:paraId="062D5677" w14:textId="77777777" w:rsidTr="25ACDF49">
        <w:trPr>
          <w:trHeight w:val="335"/>
        </w:trPr>
        <w:tc>
          <w:tcPr>
            <w:tcW w:w="7020" w:type="dxa"/>
            <w:noWrap/>
          </w:tcPr>
          <w:p w14:paraId="17C1E545" w14:textId="46DDBD44" w:rsidR="003D77F4" w:rsidRPr="009E1B75" w:rsidRDefault="00A3175F" w:rsidP="003D77F4">
            <w:pPr>
              <w:rPr>
                <w:rFonts w:eastAsia="Times New Roman" w:cstheme="minorHAnsi"/>
              </w:rPr>
            </w:pPr>
            <w:r w:rsidRPr="009E1B75">
              <w:rPr>
                <w:rFonts w:eastAsia="Times New Roman" w:cstheme="minorHAnsi"/>
              </w:rPr>
              <w:t>Estimated Travel</w:t>
            </w:r>
            <w:ins w:id="17" w:author="Rogan Guild" w:date="2025-06-23T05:51:00Z" w16du:dateUtc="2025-06-23T12:51:00Z">
              <w:r w:rsidR="0066373A">
                <w:rPr>
                  <w:rFonts w:eastAsia="Times New Roman" w:cstheme="minorHAnsi"/>
                </w:rPr>
                <w:t>*</w:t>
              </w:r>
            </w:ins>
          </w:p>
        </w:tc>
        <w:tc>
          <w:tcPr>
            <w:tcW w:w="1980" w:type="dxa"/>
            <w:noWrap/>
          </w:tcPr>
          <w:p w14:paraId="04853ACC" w14:textId="4CFD57A4" w:rsidR="003D77F4" w:rsidRPr="009E1B75" w:rsidRDefault="003D77F4" w:rsidP="003D77F4">
            <w:pPr>
              <w:rPr>
                <w:rFonts w:eastAsia="Times New Roman" w:cstheme="minorHAnsi"/>
              </w:rPr>
            </w:pPr>
            <w:r w:rsidRPr="009E1B75">
              <w:rPr>
                <w:rFonts w:eastAsia="Times New Roman" w:cstheme="minorHAnsi"/>
              </w:rPr>
              <w:t xml:space="preserve">$     </w:t>
            </w:r>
            <w:commentRangeStart w:id="18"/>
            <w:r w:rsidRPr="009E1B75">
              <w:rPr>
                <w:rFonts w:eastAsia="Times New Roman" w:cstheme="minorHAnsi"/>
              </w:rPr>
              <w:t xml:space="preserve"> </w:t>
            </w:r>
            <w:r w:rsidRPr="009E1B75">
              <w:rPr>
                <w:rFonts w:eastAsia="Times New Roman" w:cstheme="minorHAnsi"/>
              </w:rPr>
              <w:fldChar w:fldCharType="begin"/>
            </w:r>
            <w:r w:rsidRPr="009E1B75">
              <w:rPr>
                <w:rFonts w:eastAsia="Times New Roman" w:cstheme="minorHAnsi"/>
              </w:rPr>
              <w:instrText xml:space="preserve"> MERGEFIELD Scope_1_Cost </w:instrText>
            </w:r>
            <w:r w:rsidRPr="009E1B75">
              <w:rPr>
                <w:rFonts w:eastAsia="Times New Roman" w:cstheme="minorHAnsi"/>
              </w:rPr>
              <w:fldChar w:fldCharType="separate"/>
            </w:r>
            <w:r w:rsidRPr="009E1B75">
              <w:rPr>
                <w:rFonts w:eastAsia="Times New Roman" w:cstheme="minorHAnsi"/>
                <w:noProof/>
              </w:rPr>
              <w:t>1,</w:t>
            </w:r>
            <w:r w:rsidR="00A3175F" w:rsidRPr="009E1B75">
              <w:rPr>
                <w:rFonts w:eastAsia="Times New Roman" w:cstheme="minorHAnsi"/>
                <w:noProof/>
              </w:rPr>
              <w:t>0</w:t>
            </w:r>
            <w:r w:rsidRPr="009E1B75">
              <w:rPr>
                <w:rFonts w:eastAsia="Times New Roman" w:cstheme="minorHAnsi"/>
                <w:noProof/>
              </w:rPr>
              <w:t>00</w:t>
            </w:r>
            <w:r w:rsidRPr="009E1B75">
              <w:rPr>
                <w:rFonts w:eastAsia="Times New Roman" w:cstheme="minorHAnsi"/>
              </w:rPr>
              <w:fldChar w:fldCharType="end"/>
            </w:r>
            <w:commentRangeEnd w:id="18"/>
            <w:r w:rsidR="0066373A">
              <w:rPr>
                <w:rStyle w:val="CommentReference"/>
              </w:rPr>
              <w:commentReference w:id="18"/>
            </w:r>
          </w:p>
        </w:tc>
      </w:tr>
      <w:tr w:rsidR="003D77F4" w:rsidRPr="009E1B75" w14:paraId="6A53B6D8" w14:textId="77777777" w:rsidTr="25ACDF49">
        <w:trPr>
          <w:cnfStyle w:val="000000100000" w:firstRow="0" w:lastRow="0" w:firstColumn="0" w:lastColumn="0" w:oddVBand="0" w:evenVBand="0" w:oddHBand="1" w:evenHBand="0" w:firstRowFirstColumn="0" w:firstRowLastColumn="0" w:lastRowFirstColumn="0" w:lastRowLastColumn="0"/>
          <w:trHeight w:val="335"/>
        </w:trPr>
        <w:tc>
          <w:tcPr>
            <w:tcW w:w="7020" w:type="dxa"/>
            <w:noWrap/>
          </w:tcPr>
          <w:p w14:paraId="72ED5A6D" w14:textId="73F60318" w:rsidR="003D77F4" w:rsidRPr="009E1B75" w:rsidRDefault="003D77F4" w:rsidP="25ACDF49">
            <w:pPr>
              <w:rPr>
                <w:rFonts w:eastAsia="Times New Roman"/>
                <w:b/>
                <w:bCs/>
              </w:rPr>
            </w:pPr>
            <w:r w:rsidRPr="009E1B75">
              <w:rPr>
                <w:rFonts w:eastAsia="Times New Roman"/>
                <w:b/>
                <w:bCs/>
              </w:rPr>
              <w:t xml:space="preserve">Estimated </w:t>
            </w:r>
            <w:r w:rsidR="299F9A90" w:rsidRPr="009E1B75">
              <w:rPr>
                <w:rFonts w:eastAsia="Times New Roman"/>
                <w:b/>
                <w:bCs/>
              </w:rPr>
              <w:t>Total</w:t>
            </w:r>
          </w:p>
        </w:tc>
        <w:tc>
          <w:tcPr>
            <w:tcW w:w="1980" w:type="dxa"/>
            <w:noWrap/>
          </w:tcPr>
          <w:p w14:paraId="16B2F452" w14:textId="6D77867A" w:rsidR="003D77F4" w:rsidRPr="009E1B75" w:rsidRDefault="003D77F4" w:rsidP="25ACDF49">
            <w:pPr>
              <w:rPr>
                <w:rFonts w:eastAsia="Times New Roman"/>
                <w:b/>
                <w:bCs/>
              </w:rPr>
            </w:pPr>
            <w:r w:rsidRPr="009E1B75">
              <w:rPr>
                <w:rFonts w:eastAsia="Times New Roman"/>
                <w:b/>
                <w:bCs/>
              </w:rPr>
              <w:t xml:space="preserve">$      </w:t>
            </w:r>
            <w:r w:rsidR="10F52647" w:rsidRPr="009E1B75">
              <w:rPr>
                <w:rFonts w:eastAsia="Times New Roman"/>
                <w:b/>
                <w:bCs/>
              </w:rPr>
              <w:t>12</w:t>
            </w:r>
            <w:r w:rsidRPr="009E1B75">
              <w:rPr>
                <w:rFonts w:eastAsia="Times New Roman"/>
                <w:b/>
                <w:bCs/>
              </w:rPr>
              <w:t>,</w:t>
            </w:r>
            <w:r w:rsidR="00A3175F" w:rsidRPr="009E1B75">
              <w:rPr>
                <w:rFonts w:eastAsia="Times New Roman"/>
                <w:b/>
                <w:bCs/>
              </w:rPr>
              <w:t>0</w:t>
            </w:r>
            <w:r w:rsidRPr="009E1B75">
              <w:rPr>
                <w:rFonts w:eastAsia="Times New Roman"/>
                <w:b/>
                <w:bCs/>
              </w:rPr>
              <w:t>00</w:t>
            </w:r>
            <w:r w:rsidRPr="009E1B75">
              <w:rPr>
                <w:rFonts w:eastAsia="Times New Roman"/>
              </w:rPr>
              <w:fldChar w:fldCharType="begin"/>
            </w:r>
            <w:r w:rsidRPr="009E1B75">
              <w:rPr>
                <w:rFonts w:eastAsia="Times New Roman"/>
              </w:rPr>
              <w:instrText xml:space="preserve"> MERGEFIELD Estimated_Cost </w:instrText>
            </w:r>
            <w:r w:rsidRPr="009E1B75">
              <w:rPr>
                <w:rFonts w:eastAsia="Times New Roman"/>
              </w:rPr>
              <w:fldChar w:fldCharType="end"/>
            </w:r>
          </w:p>
        </w:tc>
      </w:tr>
    </w:tbl>
    <w:p w14:paraId="13C0C1AB" w14:textId="732EDEF1" w:rsidR="003D77F4" w:rsidRPr="009E1B75" w:rsidRDefault="003D77F4" w:rsidP="25ACDF49"/>
    <w:p w14:paraId="3CC478FC" w14:textId="0304713E" w:rsidR="0A5B5B82" w:rsidRPr="0066373A" w:rsidRDefault="0A5B5B82" w:rsidP="25ACDF49">
      <w:pPr>
        <w:rPr>
          <w:rFonts w:eastAsia="Times New Roman"/>
          <w:i/>
          <w:iCs/>
          <w:rPrChange w:id="19" w:author="Rogan Guild" w:date="2025-06-23T05:51:00Z" w16du:dateUtc="2025-06-23T12:51:00Z">
            <w:rPr>
              <w:rFonts w:eastAsia="Times New Roman"/>
            </w:rPr>
          </w:rPrChange>
        </w:rPr>
      </w:pPr>
      <w:r w:rsidRPr="0066373A">
        <w:rPr>
          <w:rFonts w:eastAsia="Times New Roman"/>
          <w:i/>
          <w:iCs/>
          <w:rPrChange w:id="20" w:author="Rogan Guild" w:date="2025-06-23T05:51:00Z" w16du:dateUtc="2025-06-23T12:51:00Z">
            <w:rPr>
              <w:rFonts w:eastAsia="Times New Roman"/>
            </w:rPr>
          </w:rPrChange>
        </w:rPr>
        <w:t>Travel expenses are estimated and will be billed at an actual +5% administration cost. Travel time is billed at 50% cost. Any travel time booked less than 2 weeks from approval of the proposal is billed at full cost</w:t>
      </w:r>
      <w:bookmarkStart w:id="21" w:name="_Hlk193957966"/>
      <w:ins w:id="22" w:author="Rogan Guild" w:date="2025-06-23T05:51:00Z" w16du:dateUtc="2025-06-23T12:51:00Z">
        <w:r w:rsidR="0066373A" w:rsidRPr="0066373A">
          <w:rPr>
            <w:rFonts w:eastAsia="Times New Roman"/>
            <w:i/>
            <w:iCs/>
            <w:rPrChange w:id="23" w:author="Rogan Guild" w:date="2025-06-23T05:51:00Z" w16du:dateUtc="2025-06-23T12:51:00Z">
              <w:rPr>
                <w:rFonts w:eastAsia="Times New Roman"/>
              </w:rPr>
            </w:rPrChange>
          </w:rPr>
          <w:t>.</w:t>
        </w:r>
      </w:ins>
    </w:p>
    <w:p w14:paraId="0EC2DED2" w14:textId="77777777" w:rsidR="00CB4C6E" w:rsidRPr="009E1B75" w:rsidRDefault="00CB4C6E" w:rsidP="006156D9">
      <w:pPr>
        <w:rPr>
          <w:rFonts w:eastAsia="Times New Roman" w:cstheme="minorHAnsi"/>
          <w:sz w:val="22"/>
          <w:szCs w:val="22"/>
        </w:rPr>
      </w:pPr>
    </w:p>
    <w:tbl>
      <w:tblPr>
        <w:tblStyle w:val="HelioVoltaYellow"/>
        <w:tblW w:w="9000" w:type="dxa"/>
        <w:tblLayout w:type="fixed"/>
        <w:tblLook w:val="04A0" w:firstRow="1" w:lastRow="0" w:firstColumn="1" w:lastColumn="0" w:noHBand="0" w:noVBand="1"/>
      </w:tblPr>
      <w:tblGrid>
        <w:gridCol w:w="7020"/>
        <w:gridCol w:w="1980"/>
      </w:tblGrid>
      <w:tr w:rsidR="006156D9" w:rsidRPr="009E1B75" w14:paraId="129D0A51" w14:textId="77777777" w:rsidTr="00650D68">
        <w:trPr>
          <w:cnfStyle w:val="100000000000" w:firstRow="1" w:lastRow="0" w:firstColumn="0" w:lastColumn="0" w:oddVBand="0" w:evenVBand="0" w:oddHBand="0" w:evenHBand="0" w:firstRowFirstColumn="0" w:firstRowLastColumn="0" w:lastRowFirstColumn="0" w:lastRowLastColumn="0"/>
          <w:trHeight w:val="335"/>
        </w:trPr>
        <w:tc>
          <w:tcPr>
            <w:tcW w:w="7020" w:type="dxa"/>
            <w:noWrap/>
            <w:hideMark/>
          </w:tcPr>
          <w:p w14:paraId="4661DD0F" w14:textId="34B74903" w:rsidR="006156D9" w:rsidRPr="009E1B75" w:rsidRDefault="006156D9" w:rsidP="0063500B">
            <w:pPr>
              <w:rPr>
                <w:rFonts w:eastAsia="Times New Roman" w:cstheme="minorHAnsi"/>
                <w:b/>
                <w:bCs/>
                <w:lang w:eastAsia="en-US"/>
              </w:rPr>
            </w:pPr>
            <w:r w:rsidRPr="009E1B75">
              <w:rPr>
                <w:rFonts w:eastAsia="Times New Roman" w:cstheme="minorHAnsi"/>
                <w:b/>
                <w:bCs/>
                <w:lang w:eastAsia="en-US"/>
              </w:rPr>
              <w:t>Engineering Rate Structure</w:t>
            </w:r>
            <w:r w:rsidR="00B053AC" w:rsidRPr="009E1B75">
              <w:rPr>
                <w:rFonts w:eastAsia="Times New Roman" w:cstheme="minorHAnsi"/>
                <w:b/>
                <w:bCs/>
                <w:lang w:eastAsia="en-US"/>
              </w:rPr>
              <w:t xml:space="preserve"> (2025)</w:t>
            </w:r>
          </w:p>
        </w:tc>
        <w:tc>
          <w:tcPr>
            <w:tcW w:w="1980" w:type="dxa"/>
            <w:noWrap/>
            <w:hideMark/>
          </w:tcPr>
          <w:p w14:paraId="336A5DCB" w14:textId="62074717" w:rsidR="006156D9" w:rsidRPr="009E1B75" w:rsidRDefault="006156D9" w:rsidP="0063500B">
            <w:pPr>
              <w:rPr>
                <w:rFonts w:eastAsia="Times New Roman" w:cstheme="minorHAnsi"/>
                <w:b/>
                <w:bCs/>
                <w:lang w:eastAsia="en-US"/>
              </w:rPr>
            </w:pPr>
            <w:r w:rsidRPr="009E1B75">
              <w:rPr>
                <w:rFonts w:eastAsia="Times New Roman" w:cstheme="minorHAnsi"/>
                <w:b/>
                <w:bCs/>
                <w:lang w:eastAsia="en-US"/>
              </w:rPr>
              <w:t xml:space="preserve">Hourly Rate </w:t>
            </w:r>
          </w:p>
        </w:tc>
      </w:tr>
      <w:tr w:rsidR="006156D9" w:rsidRPr="009E1B75" w14:paraId="3847D8F9" w14:textId="77777777" w:rsidTr="00650D68">
        <w:trPr>
          <w:cnfStyle w:val="000000100000" w:firstRow="0" w:lastRow="0" w:firstColumn="0" w:lastColumn="0" w:oddVBand="0" w:evenVBand="0" w:oddHBand="1" w:evenHBand="0" w:firstRowFirstColumn="0" w:firstRowLastColumn="0" w:lastRowFirstColumn="0" w:lastRowLastColumn="0"/>
          <w:trHeight w:val="335"/>
        </w:trPr>
        <w:tc>
          <w:tcPr>
            <w:tcW w:w="7020" w:type="dxa"/>
            <w:noWrap/>
            <w:hideMark/>
          </w:tcPr>
          <w:p w14:paraId="2DA18989" w14:textId="0ADEEBED" w:rsidR="006156D9" w:rsidRPr="009E1B75" w:rsidRDefault="009072D6" w:rsidP="00A36EE8">
            <w:pPr>
              <w:rPr>
                <w:rFonts w:eastAsia="Times New Roman" w:cstheme="minorHAnsi"/>
              </w:rPr>
            </w:pPr>
            <w:r w:rsidRPr="009E1B75">
              <w:rPr>
                <w:rFonts w:eastAsia="Times New Roman" w:cstheme="minorHAnsi"/>
              </w:rPr>
              <w:t>Admin</w:t>
            </w:r>
          </w:p>
        </w:tc>
        <w:tc>
          <w:tcPr>
            <w:tcW w:w="1980" w:type="dxa"/>
            <w:noWrap/>
            <w:hideMark/>
          </w:tcPr>
          <w:p w14:paraId="29262AE2" w14:textId="1B4EED0C" w:rsidR="006156D9" w:rsidRPr="009E1B75" w:rsidRDefault="006156D9" w:rsidP="00A36EE8">
            <w:pPr>
              <w:rPr>
                <w:rFonts w:eastAsia="Times New Roman" w:cstheme="minorHAnsi"/>
              </w:rPr>
            </w:pPr>
            <w:r w:rsidRPr="009E1B75">
              <w:rPr>
                <w:rFonts w:eastAsia="Times New Roman" w:cstheme="minorHAnsi"/>
              </w:rPr>
              <w:t xml:space="preserve">$      </w:t>
            </w:r>
            <w:r w:rsidR="009072D6" w:rsidRPr="009E1B75">
              <w:rPr>
                <w:rFonts w:eastAsia="Times New Roman" w:cstheme="minorHAnsi"/>
              </w:rPr>
              <w:t>12</w:t>
            </w:r>
            <w:r w:rsidR="00B053AC" w:rsidRPr="009E1B75">
              <w:rPr>
                <w:rFonts w:eastAsia="Times New Roman" w:cstheme="minorHAnsi"/>
              </w:rPr>
              <w:t>5</w:t>
            </w:r>
          </w:p>
        </w:tc>
      </w:tr>
      <w:tr w:rsidR="009072D6" w:rsidRPr="009E1B75" w14:paraId="26878F85" w14:textId="77777777" w:rsidTr="00650D68">
        <w:trPr>
          <w:trHeight w:val="335"/>
        </w:trPr>
        <w:tc>
          <w:tcPr>
            <w:tcW w:w="7020" w:type="dxa"/>
            <w:noWrap/>
          </w:tcPr>
          <w:p w14:paraId="3931CE14" w14:textId="5EB6371B" w:rsidR="009072D6" w:rsidRPr="009E1B75" w:rsidRDefault="009072D6" w:rsidP="009072D6">
            <w:pPr>
              <w:rPr>
                <w:rFonts w:eastAsia="Times New Roman" w:cstheme="minorHAnsi"/>
              </w:rPr>
            </w:pPr>
            <w:r w:rsidRPr="009E1B75">
              <w:rPr>
                <w:rFonts w:eastAsia="Times New Roman" w:cstheme="minorHAnsi"/>
              </w:rPr>
              <w:t>Associate Engineer/Project Manager</w:t>
            </w:r>
          </w:p>
        </w:tc>
        <w:tc>
          <w:tcPr>
            <w:tcW w:w="1980" w:type="dxa"/>
            <w:noWrap/>
          </w:tcPr>
          <w:p w14:paraId="46BB9D1F" w14:textId="11B2436A" w:rsidR="009072D6" w:rsidRPr="009E1B75" w:rsidRDefault="009072D6" w:rsidP="009072D6">
            <w:pPr>
              <w:rPr>
                <w:rFonts w:eastAsia="Times New Roman" w:cstheme="minorHAnsi"/>
              </w:rPr>
            </w:pPr>
            <w:r w:rsidRPr="009E1B75">
              <w:rPr>
                <w:rFonts w:eastAsia="Times New Roman" w:cstheme="minorHAnsi"/>
              </w:rPr>
              <w:t xml:space="preserve">$      </w:t>
            </w:r>
            <w:r w:rsidR="00B053AC" w:rsidRPr="009E1B75">
              <w:rPr>
                <w:rFonts w:eastAsia="Times New Roman" w:cstheme="minorHAnsi"/>
              </w:rPr>
              <w:t>210</w:t>
            </w:r>
          </w:p>
        </w:tc>
      </w:tr>
      <w:tr w:rsidR="009072D6" w:rsidRPr="007D37C7" w14:paraId="4D528C17" w14:textId="77777777" w:rsidTr="00650D68">
        <w:trPr>
          <w:cnfStyle w:val="000000100000" w:firstRow="0" w:lastRow="0" w:firstColumn="0" w:lastColumn="0" w:oddVBand="0" w:evenVBand="0" w:oddHBand="1" w:evenHBand="0" w:firstRowFirstColumn="0" w:firstRowLastColumn="0" w:lastRowFirstColumn="0" w:lastRowLastColumn="0"/>
          <w:trHeight w:val="335"/>
        </w:trPr>
        <w:tc>
          <w:tcPr>
            <w:tcW w:w="7020" w:type="dxa"/>
            <w:noWrap/>
          </w:tcPr>
          <w:p w14:paraId="375B9D20" w14:textId="77777777" w:rsidR="009072D6" w:rsidRPr="009E1B75" w:rsidRDefault="009072D6" w:rsidP="009072D6">
            <w:pPr>
              <w:rPr>
                <w:rFonts w:eastAsia="Times New Roman" w:cstheme="minorHAnsi"/>
              </w:rPr>
            </w:pPr>
            <w:r w:rsidRPr="009E1B75">
              <w:rPr>
                <w:rFonts w:eastAsia="Times New Roman" w:cstheme="minorHAnsi"/>
              </w:rPr>
              <w:t>Engineer/Project Manager/Specialist/Scientist</w:t>
            </w:r>
          </w:p>
        </w:tc>
        <w:tc>
          <w:tcPr>
            <w:tcW w:w="1980" w:type="dxa"/>
            <w:noWrap/>
          </w:tcPr>
          <w:p w14:paraId="50A7B834" w14:textId="44089526" w:rsidR="009072D6" w:rsidRPr="007D37C7" w:rsidRDefault="009072D6" w:rsidP="009072D6">
            <w:pPr>
              <w:rPr>
                <w:rFonts w:eastAsia="Times New Roman" w:cstheme="minorHAnsi"/>
              </w:rPr>
            </w:pPr>
            <w:r w:rsidRPr="009E1B75">
              <w:rPr>
                <w:rFonts w:eastAsia="Times New Roman" w:cstheme="minorHAnsi"/>
              </w:rPr>
              <w:t xml:space="preserve">$      </w:t>
            </w:r>
            <w:r w:rsidR="00B053AC" w:rsidRPr="009E1B75">
              <w:rPr>
                <w:rFonts w:eastAsia="Times New Roman" w:cstheme="minorHAnsi"/>
              </w:rPr>
              <w:t>240</w:t>
            </w:r>
          </w:p>
        </w:tc>
      </w:tr>
      <w:tr w:rsidR="009072D6" w:rsidRPr="007D37C7" w14:paraId="0078FCF9" w14:textId="77777777" w:rsidTr="00650D68">
        <w:trPr>
          <w:trHeight w:val="335"/>
        </w:trPr>
        <w:tc>
          <w:tcPr>
            <w:tcW w:w="7020" w:type="dxa"/>
            <w:noWrap/>
          </w:tcPr>
          <w:p w14:paraId="72D52917" w14:textId="77777777" w:rsidR="009072D6" w:rsidRPr="007D37C7" w:rsidRDefault="009072D6" w:rsidP="009072D6">
            <w:pPr>
              <w:rPr>
                <w:rFonts w:eastAsia="Times New Roman" w:cstheme="minorHAnsi"/>
              </w:rPr>
            </w:pPr>
            <w:r w:rsidRPr="007D37C7">
              <w:rPr>
                <w:rFonts w:eastAsia="Times New Roman" w:cstheme="minorHAnsi"/>
              </w:rPr>
              <w:t>Senior Engineer/Project Manager/Specialist/Scientist</w:t>
            </w:r>
          </w:p>
        </w:tc>
        <w:tc>
          <w:tcPr>
            <w:tcW w:w="1980" w:type="dxa"/>
            <w:noWrap/>
          </w:tcPr>
          <w:p w14:paraId="76965648" w14:textId="199E46DE" w:rsidR="009072D6" w:rsidRPr="007D37C7" w:rsidRDefault="009072D6" w:rsidP="009072D6">
            <w:pPr>
              <w:rPr>
                <w:rFonts w:eastAsia="Times New Roman" w:cstheme="minorHAnsi"/>
              </w:rPr>
            </w:pPr>
            <w:r w:rsidRPr="007D37C7">
              <w:rPr>
                <w:rFonts w:eastAsia="Times New Roman" w:cstheme="minorHAnsi"/>
              </w:rPr>
              <w:t xml:space="preserve">$      </w:t>
            </w:r>
            <w:r w:rsidR="00B053AC">
              <w:rPr>
                <w:rFonts w:eastAsia="Times New Roman" w:cstheme="minorHAnsi"/>
              </w:rPr>
              <w:t>285</w:t>
            </w:r>
          </w:p>
        </w:tc>
      </w:tr>
      <w:tr w:rsidR="009072D6" w:rsidRPr="007D37C7" w14:paraId="13DD1BEF" w14:textId="77777777" w:rsidTr="00650D68">
        <w:trPr>
          <w:cnfStyle w:val="000000100000" w:firstRow="0" w:lastRow="0" w:firstColumn="0" w:lastColumn="0" w:oddVBand="0" w:evenVBand="0" w:oddHBand="1" w:evenHBand="0" w:firstRowFirstColumn="0" w:firstRowLastColumn="0" w:lastRowFirstColumn="0" w:lastRowLastColumn="0"/>
          <w:trHeight w:val="335"/>
        </w:trPr>
        <w:tc>
          <w:tcPr>
            <w:tcW w:w="7020" w:type="dxa"/>
            <w:noWrap/>
          </w:tcPr>
          <w:p w14:paraId="3C8D96D4" w14:textId="77777777" w:rsidR="009072D6" w:rsidRPr="007D37C7" w:rsidRDefault="009072D6" w:rsidP="009072D6">
            <w:pPr>
              <w:rPr>
                <w:rFonts w:eastAsia="Times New Roman" w:cstheme="minorHAnsi"/>
              </w:rPr>
            </w:pPr>
            <w:r w:rsidRPr="007D37C7">
              <w:rPr>
                <w:rFonts w:eastAsia="Times New Roman" w:cstheme="minorHAnsi"/>
              </w:rPr>
              <w:t>Principal Engineer/Manager/Specialist/Scientist</w:t>
            </w:r>
          </w:p>
        </w:tc>
        <w:tc>
          <w:tcPr>
            <w:tcW w:w="1980" w:type="dxa"/>
            <w:noWrap/>
          </w:tcPr>
          <w:p w14:paraId="1EE0099A" w14:textId="3A386AE4" w:rsidR="009072D6" w:rsidRPr="007D37C7" w:rsidRDefault="009072D6" w:rsidP="009072D6">
            <w:pPr>
              <w:rPr>
                <w:rFonts w:eastAsia="Times New Roman" w:cstheme="minorHAnsi"/>
              </w:rPr>
            </w:pPr>
            <w:r w:rsidRPr="007D37C7">
              <w:rPr>
                <w:rFonts w:eastAsia="Times New Roman" w:cstheme="minorHAnsi"/>
              </w:rPr>
              <w:t xml:space="preserve">$      </w:t>
            </w:r>
            <w:r w:rsidR="00B053AC">
              <w:rPr>
                <w:rFonts w:eastAsia="Times New Roman" w:cstheme="minorHAnsi"/>
              </w:rPr>
              <w:t>310</w:t>
            </w:r>
          </w:p>
        </w:tc>
      </w:tr>
      <w:tr w:rsidR="009072D6" w:rsidRPr="007D37C7" w14:paraId="62EBB3AE" w14:textId="77777777" w:rsidTr="00650D68">
        <w:trPr>
          <w:trHeight w:val="335"/>
        </w:trPr>
        <w:tc>
          <w:tcPr>
            <w:tcW w:w="7020" w:type="dxa"/>
            <w:noWrap/>
          </w:tcPr>
          <w:p w14:paraId="24856223" w14:textId="77777777" w:rsidR="009072D6" w:rsidRPr="007D37C7" w:rsidRDefault="009072D6" w:rsidP="009072D6">
            <w:pPr>
              <w:rPr>
                <w:rFonts w:eastAsia="Times New Roman" w:cstheme="minorHAnsi"/>
              </w:rPr>
            </w:pPr>
            <w:r w:rsidRPr="007D37C7">
              <w:rPr>
                <w:rFonts w:eastAsia="Times New Roman" w:cstheme="minorHAnsi"/>
              </w:rPr>
              <w:t>Senior Principal Engineer/Manager/Specialist/Scientist</w:t>
            </w:r>
          </w:p>
        </w:tc>
        <w:tc>
          <w:tcPr>
            <w:tcW w:w="1980" w:type="dxa"/>
            <w:noWrap/>
          </w:tcPr>
          <w:p w14:paraId="2C12A90A" w14:textId="41F8D7A5" w:rsidR="009072D6" w:rsidRPr="007D37C7" w:rsidRDefault="009072D6" w:rsidP="009072D6">
            <w:pPr>
              <w:rPr>
                <w:rFonts w:eastAsia="Times New Roman" w:cstheme="minorHAnsi"/>
              </w:rPr>
            </w:pPr>
            <w:r w:rsidRPr="007D37C7">
              <w:rPr>
                <w:rFonts w:eastAsia="Times New Roman" w:cstheme="minorHAnsi"/>
              </w:rPr>
              <w:t xml:space="preserve">$      </w:t>
            </w:r>
            <w:r w:rsidR="00B053AC">
              <w:rPr>
                <w:rFonts w:eastAsia="Times New Roman" w:cstheme="minorHAnsi"/>
              </w:rPr>
              <w:t>360</w:t>
            </w:r>
          </w:p>
        </w:tc>
      </w:tr>
      <w:tr w:rsidR="009072D6" w:rsidRPr="007D37C7" w14:paraId="1AAC8FE3" w14:textId="77777777" w:rsidTr="00650D68">
        <w:trPr>
          <w:cnfStyle w:val="000000100000" w:firstRow="0" w:lastRow="0" w:firstColumn="0" w:lastColumn="0" w:oddVBand="0" w:evenVBand="0" w:oddHBand="1" w:evenHBand="0" w:firstRowFirstColumn="0" w:firstRowLastColumn="0" w:lastRowFirstColumn="0" w:lastRowLastColumn="0"/>
          <w:trHeight w:val="335"/>
        </w:trPr>
        <w:tc>
          <w:tcPr>
            <w:tcW w:w="7020" w:type="dxa"/>
            <w:noWrap/>
          </w:tcPr>
          <w:p w14:paraId="53E7F752" w14:textId="30D4C257" w:rsidR="009072D6" w:rsidRPr="007D37C7" w:rsidRDefault="009072D6" w:rsidP="009072D6">
            <w:pPr>
              <w:rPr>
                <w:rFonts w:eastAsia="Times New Roman" w:cstheme="minorHAnsi"/>
              </w:rPr>
            </w:pPr>
            <w:r>
              <w:rPr>
                <w:rFonts w:eastAsia="Times New Roman" w:cstheme="minorHAnsi"/>
              </w:rPr>
              <w:t>Director / VP / Executive</w:t>
            </w:r>
          </w:p>
        </w:tc>
        <w:tc>
          <w:tcPr>
            <w:tcW w:w="1980" w:type="dxa"/>
            <w:noWrap/>
          </w:tcPr>
          <w:p w14:paraId="0507E36D" w14:textId="0F99D8E6" w:rsidR="009072D6" w:rsidRPr="007D37C7" w:rsidRDefault="009072D6" w:rsidP="009072D6">
            <w:pPr>
              <w:rPr>
                <w:rFonts w:eastAsia="Times New Roman" w:cstheme="minorHAnsi"/>
              </w:rPr>
            </w:pPr>
            <w:r w:rsidRPr="007D37C7">
              <w:rPr>
                <w:rFonts w:eastAsia="Times New Roman" w:cstheme="minorHAnsi"/>
              </w:rPr>
              <w:t xml:space="preserve">$      </w:t>
            </w:r>
            <w:r w:rsidR="00B053AC">
              <w:rPr>
                <w:rFonts w:eastAsia="Times New Roman" w:cstheme="minorHAnsi"/>
              </w:rPr>
              <w:t>570</w:t>
            </w:r>
          </w:p>
        </w:tc>
      </w:tr>
      <w:bookmarkEnd w:id="21"/>
    </w:tbl>
    <w:p w14:paraId="59965BC2" w14:textId="77777777" w:rsidR="003D77F4" w:rsidRPr="003D77F4" w:rsidRDefault="003D77F4" w:rsidP="0011779F">
      <w:pPr>
        <w:rPr>
          <w:rFonts w:cstheme="minorHAnsi"/>
          <w:i/>
          <w:iCs/>
        </w:rPr>
      </w:pPr>
    </w:p>
    <w:p w14:paraId="2FD9C323" w14:textId="2E233123" w:rsidR="0011779F" w:rsidRPr="007D37C7" w:rsidRDefault="091E462F" w:rsidP="00800525">
      <w:pPr>
        <w:pStyle w:val="Heading2"/>
      </w:pPr>
      <w:bookmarkStart w:id="24" w:name="_Toc961135231"/>
      <w:r>
        <w:t>T</w:t>
      </w:r>
      <w:r w:rsidR="0F3E078F">
        <w:t>erms</w:t>
      </w:r>
      <w:bookmarkEnd w:id="24"/>
    </w:p>
    <w:tbl>
      <w:tblPr>
        <w:tblStyle w:val="HelioVoltaYellow"/>
        <w:tblW w:w="8730" w:type="dxa"/>
        <w:tblLook w:val="04A0" w:firstRow="1" w:lastRow="0" w:firstColumn="1" w:lastColumn="0" w:noHBand="0" w:noVBand="1"/>
      </w:tblPr>
      <w:tblGrid>
        <w:gridCol w:w="5670"/>
        <w:gridCol w:w="3060"/>
      </w:tblGrid>
      <w:tr w:rsidR="008647B1" w:rsidRPr="007D37C7" w14:paraId="3C42F741" w14:textId="77777777" w:rsidTr="00494692">
        <w:trPr>
          <w:cnfStyle w:val="100000000000" w:firstRow="1" w:lastRow="0" w:firstColumn="0" w:lastColumn="0" w:oddVBand="0" w:evenVBand="0" w:oddHBand="0" w:evenHBand="0" w:firstRowFirstColumn="0" w:firstRowLastColumn="0" w:lastRowFirstColumn="0" w:lastRowLastColumn="0"/>
        </w:trPr>
        <w:tc>
          <w:tcPr>
            <w:tcW w:w="5670" w:type="dxa"/>
          </w:tcPr>
          <w:p w14:paraId="6FA9C0A2" w14:textId="77777777" w:rsidR="0011779F" w:rsidRPr="00ED54F5" w:rsidRDefault="0011779F" w:rsidP="00A36EE8">
            <w:pPr>
              <w:rPr>
                <w:rFonts w:eastAsia="Times New Roman" w:cstheme="minorHAnsi"/>
                <w:b/>
                <w:bCs/>
              </w:rPr>
            </w:pPr>
            <w:r w:rsidRPr="00ED54F5">
              <w:rPr>
                <w:rFonts w:eastAsia="Times New Roman" w:cstheme="minorHAnsi"/>
                <w:b/>
                <w:bCs/>
              </w:rPr>
              <w:t>Event</w:t>
            </w:r>
          </w:p>
        </w:tc>
        <w:tc>
          <w:tcPr>
            <w:tcW w:w="3060" w:type="dxa"/>
          </w:tcPr>
          <w:p w14:paraId="5E4FF3A5" w14:textId="77777777" w:rsidR="0011779F" w:rsidRPr="00ED54F5" w:rsidRDefault="0011779F" w:rsidP="00A36EE8">
            <w:pPr>
              <w:jc w:val="center"/>
              <w:rPr>
                <w:rFonts w:eastAsia="Times New Roman" w:cstheme="minorHAnsi"/>
                <w:b/>
                <w:bCs/>
              </w:rPr>
            </w:pPr>
            <w:r w:rsidRPr="00ED54F5">
              <w:rPr>
                <w:rFonts w:eastAsia="Times New Roman" w:cstheme="minorHAnsi"/>
                <w:b/>
                <w:bCs/>
              </w:rPr>
              <w:t>Percent of Payment</w:t>
            </w:r>
          </w:p>
        </w:tc>
      </w:tr>
      <w:tr w:rsidR="0011779F" w:rsidRPr="007D37C7" w14:paraId="5686CEA2" w14:textId="77777777" w:rsidTr="00494692">
        <w:trPr>
          <w:cnfStyle w:val="000000100000" w:firstRow="0" w:lastRow="0" w:firstColumn="0" w:lastColumn="0" w:oddVBand="0" w:evenVBand="0" w:oddHBand="1" w:evenHBand="0" w:firstRowFirstColumn="0" w:firstRowLastColumn="0" w:lastRowFirstColumn="0" w:lastRowLastColumn="0"/>
        </w:trPr>
        <w:tc>
          <w:tcPr>
            <w:tcW w:w="5670" w:type="dxa"/>
          </w:tcPr>
          <w:p w14:paraId="70144B2F" w14:textId="77777777" w:rsidR="0011779F" w:rsidRPr="007D37C7" w:rsidRDefault="0011779F" w:rsidP="00A36EE8">
            <w:pPr>
              <w:rPr>
                <w:rFonts w:eastAsia="Times New Roman" w:cstheme="minorHAnsi"/>
              </w:rPr>
            </w:pPr>
            <w:r w:rsidRPr="007D37C7">
              <w:rPr>
                <w:rFonts w:eastAsia="Times New Roman" w:cstheme="minorHAnsi"/>
              </w:rPr>
              <w:t>Contract Signed</w:t>
            </w:r>
          </w:p>
        </w:tc>
        <w:tc>
          <w:tcPr>
            <w:tcW w:w="3060" w:type="dxa"/>
          </w:tcPr>
          <w:p w14:paraId="55952A5B" w14:textId="77777777" w:rsidR="0011779F" w:rsidRPr="007D37C7" w:rsidRDefault="0011779F" w:rsidP="00A36EE8">
            <w:pPr>
              <w:jc w:val="center"/>
              <w:rPr>
                <w:rFonts w:eastAsia="Times New Roman" w:cstheme="minorHAnsi"/>
              </w:rPr>
            </w:pPr>
            <w:r w:rsidRPr="007D37C7">
              <w:rPr>
                <w:rFonts w:eastAsia="Times New Roman" w:cstheme="minorHAnsi"/>
              </w:rPr>
              <w:t>50%</w:t>
            </w:r>
          </w:p>
        </w:tc>
      </w:tr>
      <w:tr w:rsidR="0011779F" w:rsidRPr="007D37C7" w14:paraId="201E70AD" w14:textId="77777777" w:rsidTr="00494692">
        <w:tc>
          <w:tcPr>
            <w:tcW w:w="5670" w:type="dxa"/>
          </w:tcPr>
          <w:p w14:paraId="0CB1F412" w14:textId="77777777" w:rsidR="0011779F" w:rsidRPr="007D37C7" w:rsidRDefault="0011779F" w:rsidP="00A36EE8">
            <w:pPr>
              <w:rPr>
                <w:rFonts w:eastAsia="Times New Roman" w:cstheme="minorHAnsi"/>
              </w:rPr>
            </w:pPr>
            <w:r w:rsidRPr="007D37C7">
              <w:rPr>
                <w:rFonts w:eastAsia="Times New Roman" w:cstheme="minorHAnsi"/>
              </w:rPr>
              <w:t>Final Deliverables Submitted</w:t>
            </w:r>
          </w:p>
        </w:tc>
        <w:tc>
          <w:tcPr>
            <w:tcW w:w="3060" w:type="dxa"/>
          </w:tcPr>
          <w:p w14:paraId="21ED1A80" w14:textId="77777777" w:rsidR="0011779F" w:rsidRPr="007D37C7" w:rsidRDefault="0011779F" w:rsidP="00A36EE8">
            <w:pPr>
              <w:jc w:val="center"/>
              <w:rPr>
                <w:rFonts w:eastAsia="Times New Roman" w:cstheme="minorHAnsi"/>
              </w:rPr>
            </w:pPr>
            <w:r w:rsidRPr="007D37C7">
              <w:rPr>
                <w:rFonts w:eastAsia="Times New Roman" w:cstheme="minorHAnsi"/>
              </w:rPr>
              <w:t>50%</w:t>
            </w:r>
          </w:p>
        </w:tc>
      </w:tr>
    </w:tbl>
    <w:p w14:paraId="2C7E65D4" w14:textId="340D0B22" w:rsidR="00320691" w:rsidDel="0066373A" w:rsidRDefault="00320691" w:rsidP="00F8140B">
      <w:pPr>
        <w:pStyle w:val="Heading1"/>
        <w:rPr>
          <w:del w:id="25" w:author="Rogan Guild" w:date="2025-06-23T05:57:00Z" w16du:dateUtc="2025-06-23T12:57:00Z"/>
        </w:rPr>
      </w:pPr>
    </w:p>
    <w:p w14:paraId="678F9A60" w14:textId="77777777" w:rsidR="009F6841" w:rsidRDefault="009F6841">
      <w:pPr>
        <w:rPr>
          <w:rFonts w:ascii="Aptos Black" w:eastAsiaTheme="majorEastAsia" w:hAnsi="Aptos Black" w:cstheme="minorHAnsi"/>
          <w:caps/>
          <w:color w:val="00123B"/>
          <w:sz w:val="28"/>
        </w:rPr>
      </w:pPr>
      <w:r>
        <w:br w:type="page"/>
      </w:r>
    </w:p>
    <w:p w14:paraId="46143401" w14:textId="4D62EFA0" w:rsidR="00B7232A" w:rsidRPr="0006216A" w:rsidRDefault="445A0BC1" w:rsidP="00F8140B">
      <w:pPr>
        <w:pStyle w:val="Heading1"/>
      </w:pPr>
      <w:bookmarkStart w:id="26" w:name="_Toc2000468215"/>
      <w:r>
        <w:lastRenderedPageBreak/>
        <w:t>Contact Information</w:t>
      </w:r>
      <w:bookmarkEnd w:id="26"/>
    </w:p>
    <w:p w14:paraId="60302FEE" w14:textId="77777777" w:rsidR="00B7232A" w:rsidRPr="007D37C7" w:rsidRDefault="00B7232A" w:rsidP="00B7232A">
      <w:pPr>
        <w:rPr>
          <w:rFonts w:eastAsia="Times New Roman" w:cstheme="minorHAnsi"/>
        </w:rPr>
      </w:pPr>
    </w:p>
    <w:p w14:paraId="101BDBF7" w14:textId="4FFA388C" w:rsidR="00B7232A" w:rsidRPr="007D37C7" w:rsidRDefault="00B7232A" w:rsidP="00B7232A">
      <w:pPr>
        <w:rPr>
          <w:rFonts w:eastAsia="Times New Roman" w:cstheme="minorHAnsi"/>
        </w:rPr>
      </w:pPr>
      <w:r w:rsidRPr="007D37C7">
        <w:rPr>
          <w:rFonts w:eastAsia="Times New Roman" w:cstheme="minorHAnsi"/>
        </w:rPr>
        <w:t xml:space="preserve">Each party agrees that the respective individuals listed below have full authority to direct and provide feedback relating to the project described in this Statement </w:t>
      </w:r>
      <w:r w:rsidR="007225C2" w:rsidRPr="007D37C7">
        <w:rPr>
          <w:rFonts w:eastAsia="Times New Roman" w:cstheme="minorHAnsi"/>
        </w:rPr>
        <w:t>of Work</w:t>
      </w:r>
      <w:r w:rsidRPr="007D37C7">
        <w:rPr>
          <w:rFonts w:eastAsia="Times New Roman" w:cstheme="minorHAnsi"/>
        </w:rPr>
        <w:t>. Either party may change its contact from time to time, upon written notice or email to the other party:</w:t>
      </w:r>
    </w:p>
    <w:p w14:paraId="4CF966B4" w14:textId="77777777" w:rsidR="007225C2" w:rsidRPr="007D37C7" w:rsidRDefault="007225C2" w:rsidP="00B7232A">
      <w:pPr>
        <w:rPr>
          <w:rFonts w:eastAsia="Times New Roman" w:cstheme="minorHAnsi"/>
        </w:rPr>
      </w:pPr>
    </w:p>
    <w:p w14:paraId="0E45EBDB" w14:textId="77777777" w:rsidR="007225C2" w:rsidRPr="007D37C7" w:rsidRDefault="007225C2" w:rsidP="00B7232A">
      <w:pPr>
        <w:rPr>
          <w:rFonts w:eastAsia="Times New Roman" w:cstheme="minorHAnsi"/>
        </w:rPr>
      </w:pPr>
    </w:p>
    <w:p w14:paraId="17D23ECB" w14:textId="1E788CFA" w:rsidR="00B7232A" w:rsidRPr="007D37C7" w:rsidRDefault="004B277C" w:rsidP="00B7232A">
      <w:pPr>
        <w:rPr>
          <w:rFonts w:eastAsia="Times New Roman" w:cstheme="minorHAnsi"/>
          <w:b/>
        </w:rPr>
      </w:pPr>
      <w:r w:rsidRPr="007D37C7">
        <w:rPr>
          <w:rFonts w:eastAsia="Times New Roman" w:cstheme="minorHAnsi"/>
          <w:b/>
        </w:rPr>
        <w:t>HelioVolta</w:t>
      </w:r>
      <w:r w:rsidR="00B7232A" w:rsidRPr="007D37C7">
        <w:rPr>
          <w:rFonts w:eastAsia="Times New Roman" w:cstheme="minorHAnsi"/>
          <w:b/>
        </w:rPr>
        <w:t xml:space="preserve"> Contact: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5"/>
        <w:gridCol w:w="6108"/>
      </w:tblGrid>
      <w:tr w:rsidR="004B277C" w:rsidRPr="007D37C7" w14:paraId="5737426A" w14:textId="77777777" w:rsidTr="004B277C">
        <w:tc>
          <w:tcPr>
            <w:tcW w:w="1435" w:type="dxa"/>
          </w:tcPr>
          <w:p w14:paraId="70B12C96" w14:textId="471FC96A" w:rsidR="007371C9" w:rsidRPr="007D37C7" w:rsidRDefault="007371C9" w:rsidP="00B7232A">
            <w:pPr>
              <w:rPr>
                <w:rFonts w:eastAsia="Times New Roman" w:cstheme="minorHAnsi"/>
              </w:rPr>
            </w:pPr>
            <w:r w:rsidRPr="007D37C7">
              <w:rPr>
                <w:rFonts w:eastAsia="Times New Roman" w:cstheme="minorHAnsi"/>
              </w:rPr>
              <w:t>Name</w:t>
            </w:r>
          </w:p>
        </w:tc>
        <w:sdt>
          <w:sdtPr>
            <w:rPr>
              <w:rFonts w:eastAsia="Times New Roman" w:cstheme="minorHAnsi"/>
            </w:rPr>
            <w:id w:val="-428653215"/>
            <w:placeholder>
              <w:docPart w:val="DefaultPlaceholder_-1854013438"/>
            </w:placeholder>
            <w:dropDownList>
              <w:listItem w:displayText="David Penalva" w:value="David Penalva"/>
              <w:listItem w:displayText="James Nagel" w:value="James Nagel"/>
              <w:listItem w:displayText="Rogan Guild" w:value="Rogan Guild"/>
            </w:dropDownList>
          </w:sdtPr>
          <w:sdtContent>
            <w:tc>
              <w:tcPr>
                <w:tcW w:w="6108" w:type="dxa"/>
              </w:tcPr>
              <w:p w14:paraId="5808732C" w14:textId="76EA9CEB" w:rsidR="007371C9" w:rsidRPr="007D37C7" w:rsidRDefault="005B2958" w:rsidP="00B7232A">
                <w:pPr>
                  <w:rPr>
                    <w:rFonts w:eastAsia="Times New Roman" w:cstheme="minorHAnsi"/>
                  </w:rPr>
                </w:pPr>
                <w:r w:rsidRPr="007D37C7">
                  <w:rPr>
                    <w:rFonts w:eastAsia="Times New Roman" w:cstheme="minorHAnsi"/>
                  </w:rPr>
                  <w:t>David Penalva</w:t>
                </w:r>
              </w:p>
            </w:tc>
          </w:sdtContent>
        </w:sdt>
      </w:tr>
      <w:tr w:rsidR="004B277C" w:rsidRPr="007D37C7" w14:paraId="0EB749C1" w14:textId="77777777" w:rsidTr="004B277C">
        <w:tc>
          <w:tcPr>
            <w:tcW w:w="1435" w:type="dxa"/>
          </w:tcPr>
          <w:p w14:paraId="7DFBB7C4" w14:textId="175DAE70" w:rsidR="007371C9" w:rsidRPr="007D37C7" w:rsidRDefault="007371C9" w:rsidP="00B7232A">
            <w:pPr>
              <w:rPr>
                <w:rFonts w:eastAsia="Times New Roman" w:cstheme="minorHAnsi"/>
              </w:rPr>
            </w:pPr>
            <w:r w:rsidRPr="007D37C7">
              <w:rPr>
                <w:rFonts w:eastAsia="Times New Roman" w:cstheme="minorHAnsi"/>
              </w:rPr>
              <w:t>Title</w:t>
            </w:r>
          </w:p>
        </w:tc>
        <w:sdt>
          <w:sdtPr>
            <w:rPr>
              <w:rFonts w:eastAsia="Times New Roman" w:cstheme="minorHAnsi"/>
            </w:rPr>
            <w:id w:val="-527569883"/>
            <w:placeholder>
              <w:docPart w:val="DefaultPlaceholder_-1854013438"/>
            </w:placeholder>
            <w:dropDownList>
              <w:listItem w:value="Choose an item."/>
              <w:listItem w:displayText="Co-founder" w:value="Co-founder"/>
              <w:listItem w:displayText="VP of Operations" w:value="VP of Operations"/>
            </w:dropDownList>
          </w:sdtPr>
          <w:sdtContent>
            <w:tc>
              <w:tcPr>
                <w:tcW w:w="6108" w:type="dxa"/>
              </w:tcPr>
              <w:p w14:paraId="3CC5E38C" w14:textId="073647C9" w:rsidR="007371C9" w:rsidRPr="007D37C7" w:rsidRDefault="007371C9" w:rsidP="00B7232A">
                <w:pPr>
                  <w:rPr>
                    <w:rFonts w:eastAsia="Times New Roman" w:cstheme="minorHAnsi"/>
                  </w:rPr>
                </w:pPr>
                <w:r w:rsidRPr="007D37C7">
                  <w:rPr>
                    <w:rFonts w:eastAsia="Times New Roman" w:cstheme="minorHAnsi"/>
                  </w:rPr>
                  <w:t>Co-</w:t>
                </w:r>
                <w:r w:rsidR="00905056">
                  <w:rPr>
                    <w:rFonts w:eastAsia="Times New Roman" w:cstheme="minorHAnsi"/>
                  </w:rPr>
                  <w:t>f</w:t>
                </w:r>
                <w:r w:rsidRPr="007D37C7">
                  <w:rPr>
                    <w:rFonts w:eastAsia="Times New Roman" w:cstheme="minorHAnsi"/>
                  </w:rPr>
                  <w:t>ounder</w:t>
                </w:r>
              </w:p>
            </w:tc>
          </w:sdtContent>
        </w:sdt>
      </w:tr>
      <w:tr w:rsidR="004B277C" w:rsidRPr="007D37C7" w14:paraId="45AE68D3" w14:textId="77777777" w:rsidTr="004B277C">
        <w:tc>
          <w:tcPr>
            <w:tcW w:w="1435" w:type="dxa"/>
          </w:tcPr>
          <w:p w14:paraId="28952710" w14:textId="22AB4A56" w:rsidR="007371C9" w:rsidRPr="007D37C7" w:rsidRDefault="007371C9" w:rsidP="00B7232A">
            <w:pPr>
              <w:rPr>
                <w:rFonts w:eastAsia="Times New Roman" w:cstheme="minorHAnsi"/>
              </w:rPr>
            </w:pPr>
            <w:r w:rsidRPr="007D37C7">
              <w:rPr>
                <w:rFonts w:eastAsia="Times New Roman" w:cstheme="minorHAnsi"/>
              </w:rPr>
              <w:t>Tel No.</w:t>
            </w:r>
          </w:p>
        </w:tc>
        <w:tc>
          <w:tcPr>
            <w:tcW w:w="6108" w:type="dxa"/>
          </w:tcPr>
          <w:p w14:paraId="7D086242" w14:textId="7A43A25D" w:rsidR="007371C9" w:rsidRPr="007D37C7" w:rsidRDefault="00000000" w:rsidP="00B7232A">
            <w:pPr>
              <w:rPr>
                <w:rFonts w:eastAsia="Times New Roman" w:cstheme="minorHAnsi"/>
              </w:rPr>
            </w:pPr>
            <w:sdt>
              <w:sdtPr>
                <w:rPr>
                  <w:rFonts w:eastAsia="Times New Roman" w:cstheme="minorHAnsi"/>
                </w:rPr>
                <w:id w:val="339745854"/>
                <w:placeholder>
                  <w:docPart w:val="DefaultPlaceholder_-1854013438"/>
                </w:placeholder>
                <w:dropDownList>
                  <w:listItem w:displayText="+1 760.579.9968" w:value="+1 760.579.9968"/>
                  <w:listItem w:displayText="+1 914.356.7149" w:value="+1 914.356.7149"/>
                  <w:listItem w:displayText="805.801.9228" w:value="805.801.9228"/>
                </w:dropDownList>
              </w:sdtPr>
              <w:sdtContent>
                <w:r w:rsidR="009B1249" w:rsidRPr="007D37C7">
                  <w:rPr>
                    <w:rFonts w:eastAsia="Times New Roman" w:cstheme="minorHAnsi"/>
                  </w:rPr>
                  <w:t>+1 760.579.9968</w:t>
                </w:r>
              </w:sdtContent>
            </w:sdt>
          </w:p>
        </w:tc>
      </w:tr>
      <w:tr w:rsidR="004B277C" w:rsidRPr="007D37C7" w14:paraId="5DAB2C7D" w14:textId="77777777" w:rsidTr="004B277C">
        <w:tc>
          <w:tcPr>
            <w:tcW w:w="1435" w:type="dxa"/>
          </w:tcPr>
          <w:p w14:paraId="4EF84164" w14:textId="77E87E70" w:rsidR="007371C9" w:rsidRPr="007D37C7" w:rsidRDefault="007371C9" w:rsidP="00B7232A">
            <w:pPr>
              <w:rPr>
                <w:rFonts w:eastAsia="Times New Roman" w:cstheme="minorHAnsi"/>
              </w:rPr>
            </w:pPr>
            <w:r w:rsidRPr="007D37C7">
              <w:rPr>
                <w:rFonts w:eastAsia="Times New Roman" w:cstheme="minorHAnsi"/>
              </w:rPr>
              <w:t>Email</w:t>
            </w:r>
          </w:p>
        </w:tc>
        <w:sdt>
          <w:sdtPr>
            <w:rPr>
              <w:rFonts w:cstheme="minorHAnsi"/>
            </w:rPr>
            <w:id w:val="-999030022"/>
            <w:placeholder>
              <w:docPart w:val="DefaultPlaceholder_-1854013438"/>
            </w:placeholder>
            <w:dropDownList>
              <w:listItem w:displayText="david@heliovolta.com" w:value="david@heliovolta.com"/>
              <w:listItem w:displayText="james@heliovolta.com" w:value="james@heliovolta.com"/>
              <w:listItem w:displayText="rguild@heliovolta.com" w:value="rguild@heliovolta.com"/>
            </w:dropDownList>
          </w:sdtPr>
          <w:sdtContent>
            <w:tc>
              <w:tcPr>
                <w:tcW w:w="6108" w:type="dxa"/>
              </w:tcPr>
              <w:p w14:paraId="24F171E5" w14:textId="588773DB" w:rsidR="005B2958" w:rsidRPr="007D37C7" w:rsidRDefault="009B1249" w:rsidP="009B1249">
                <w:pPr>
                  <w:rPr>
                    <w:rFonts w:cstheme="minorHAnsi"/>
                  </w:rPr>
                </w:pPr>
                <w:r w:rsidRPr="007D37C7">
                  <w:rPr>
                    <w:rFonts w:cstheme="minorHAnsi"/>
                  </w:rPr>
                  <w:t>david@heliovolta.com</w:t>
                </w:r>
              </w:p>
            </w:tc>
          </w:sdtContent>
        </w:sdt>
      </w:tr>
    </w:tbl>
    <w:p w14:paraId="43283582" w14:textId="77777777" w:rsidR="007371C9" w:rsidRPr="007D37C7" w:rsidRDefault="007371C9" w:rsidP="00B7232A">
      <w:pPr>
        <w:rPr>
          <w:rFonts w:eastAsia="Times New Roman" w:cstheme="minorHAnsi"/>
        </w:rPr>
      </w:pPr>
    </w:p>
    <w:p w14:paraId="388ECB4B" w14:textId="61CD963A" w:rsidR="007371C9" w:rsidRPr="007D37C7" w:rsidRDefault="004B277C" w:rsidP="00B7232A">
      <w:pPr>
        <w:rPr>
          <w:rFonts w:eastAsia="Times New Roman" w:cstheme="minorHAnsi"/>
          <w:b/>
        </w:rPr>
      </w:pPr>
      <w:r w:rsidRPr="007D37C7">
        <w:rPr>
          <w:rFonts w:eastAsia="Times New Roman" w:cstheme="minorHAnsi"/>
          <w:b/>
        </w:rPr>
        <w:t xml:space="preserve">Client Contact: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5"/>
        <w:gridCol w:w="6108"/>
      </w:tblGrid>
      <w:tr w:rsidR="004B277C" w:rsidRPr="007D37C7" w14:paraId="75291CB2" w14:textId="77777777" w:rsidTr="00344519">
        <w:tc>
          <w:tcPr>
            <w:tcW w:w="1435" w:type="dxa"/>
          </w:tcPr>
          <w:p w14:paraId="58353ABF" w14:textId="57C45BAB" w:rsidR="004B277C" w:rsidRPr="007D37C7" w:rsidRDefault="004B277C" w:rsidP="00344519">
            <w:pPr>
              <w:rPr>
                <w:rFonts w:eastAsia="Times New Roman" w:cstheme="minorHAnsi"/>
              </w:rPr>
            </w:pPr>
            <w:r w:rsidRPr="007D37C7">
              <w:rPr>
                <w:rFonts w:eastAsia="Times New Roman" w:cstheme="minorHAnsi"/>
              </w:rPr>
              <w:t>Name</w:t>
            </w:r>
          </w:p>
        </w:tc>
        <w:tc>
          <w:tcPr>
            <w:tcW w:w="6108" w:type="dxa"/>
          </w:tcPr>
          <w:p w14:paraId="0D1B8E27" w14:textId="6F9DF56D" w:rsidR="004B277C" w:rsidRPr="007D37C7" w:rsidRDefault="004B277C" w:rsidP="00DA67D6">
            <w:pPr>
              <w:rPr>
                <w:rFonts w:eastAsia="Times New Roman" w:cstheme="minorHAnsi"/>
              </w:rPr>
            </w:pPr>
          </w:p>
        </w:tc>
      </w:tr>
      <w:tr w:rsidR="004B277C" w:rsidRPr="007D37C7" w14:paraId="5F961E70" w14:textId="77777777" w:rsidTr="00344519">
        <w:tc>
          <w:tcPr>
            <w:tcW w:w="1435" w:type="dxa"/>
          </w:tcPr>
          <w:p w14:paraId="453ED126" w14:textId="77777777" w:rsidR="004B277C" w:rsidRPr="007D37C7" w:rsidRDefault="004B277C" w:rsidP="00344519">
            <w:pPr>
              <w:rPr>
                <w:rFonts w:eastAsia="Times New Roman" w:cstheme="minorHAnsi"/>
              </w:rPr>
            </w:pPr>
            <w:r w:rsidRPr="007D37C7">
              <w:rPr>
                <w:rFonts w:eastAsia="Times New Roman" w:cstheme="minorHAnsi"/>
              </w:rPr>
              <w:t>Title</w:t>
            </w:r>
          </w:p>
        </w:tc>
        <w:tc>
          <w:tcPr>
            <w:tcW w:w="6108" w:type="dxa"/>
          </w:tcPr>
          <w:p w14:paraId="15EA7BA5" w14:textId="19DD4EB6" w:rsidR="004B277C" w:rsidRPr="007D37C7" w:rsidRDefault="004B277C" w:rsidP="00DA67D6">
            <w:pPr>
              <w:rPr>
                <w:rFonts w:cstheme="minorHAnsi"/>
              </w:rPr>
            </w:pPr>
          </w:p>
        </w:tc>
      </w:tr>
      <w:tr w:rsidR="004B277C" w:rsidRPr="007D37C7" w14:paraId="438CD72A" w14:textId="77777777" w:rsidTr="00344519">
        <w:tc>
          <w:tcPr>
            <w:tcW w:w="1435" w:type="dxa"/>
          </w:tcPr>
          <w:p w14:paraId="1D1AA30E" w14:textId="77777777" w:rsidR="004B277C" w:rsidRPr="007D37C7" w:rsidRDefault="004B277C" w:rsidP="00344519">
            <w:pPr>
              <w:rPr>
                <w:rFonts w:eastAsia="Times New Roman" w:cstheme="minorHAnsi"/>
              </w:rPr>
            </w:pPr>
            <w:r w:rsidRPr="007D37C7">
              <w:rPr>
                <w:rFonts w:eastAsia="Times New Roman" w:cstheme="minorHAnsi"/>
              </w:rPr>
              <w:t>Tel No.</w:t>
            </w:r>
          </w:p>
        </w:tc>
        <w:tc>
          <w:tcPr>
            <w:tcW w:w="6108" w:type="dxa"/>
          </w:tcPr>
          <w:p w14:paraId="21EE06F0" w14:textId="5A21562F" w:rsidR="004B277C" w:rsidRPr="007D37C7" w:rsidRDefault="004B277C" w:rsidP="00DA67D6">
            <w:pPr>
              <w:rPr>
                <w:rFonts w:cstheme="minorHAnsi"/>
              </w:rPr>
            </w:pPr>
          </w:p>
        </w:tc>
      </w:tr>
      <w:tr w:rsidR="004B277C" w:rsidRPr="007D37C7" w14:paraId="7B5A02DD" w14:textId="77777777" w:rsidTr="00344519">
        <w:tc>
          <w:tcPr>
            <w:tcW w:w="1435" w:type="dxa"/>
          </w:tcPr>
          <w:p w14:paraId="0D274605" w14:textId="68EA817C" w:rsidR="004B277C" w:rsidRPr="007D37C7" w:rsidRDefault="004B277C" w:rsidP="00344519">
            <w:pPr>
              <w:rPr>
                <w:rFonts w:eastAsia="Times New Roman" w:cstheme="minorHAnsi"/>
              </w:rPr>
            </w:pPr>
            <w:r w:rsidRPr="007D37C7">
              <w:rPr>
                <w:rFonts w:eastAsia="Times New Roman" w:cstheme="minorHAnsi"/>
              </w:rPr>
              <w:t>Email</w:t>
            </w:r>
          </w:p>
        </w:tc>
        <w:tc>
          <w:tcPr>
            <w:tcW w:w="6108" w:type="dxa"/>
          </w:tcPr>
          <w:p w14:paraId="36B5E68A" w14:textId="6637E3B3" w:rsidR="004B277C" w:rsidRPr="007D37C7" w:rsidRDefault="004B277C" w:rsidP="00344519">
            <w:pPr>
              <w:rPr>
                <w:rStyle w:val="Hyperlink"/>
                <w:rFonts w:cstheme="minorHAnsi"/>
              </w:rPr>
            </w:pPr>
          </w:p>
        </w:tc>
      </w:tr>
    </w:tbl>
    <w:p w14:paraId="7BE02AF3" w14:textId="77777777" w:rsidR="004B277C" w:rsidRPr="007D37C7" w:rsidRDefault="004B277C" w:rsidP="00B7232A">
      <w:pPr>
        <w:rPr>
          <w:rFonts w:eastAsia="Times New Roman" w:cstheme="minorHAnsi"/>
        </w:rPr>
      </w:pPr>
    </w:p>
    <w:p w14:paraId="63B81D3B" w14:textId="77777777" w:rsidR="003D305A" w:rsidRPr="007D37C7" w:rsidRDefault="003D305A" w:rsidP="00B7232A">
      <w:pPr>
        <w:rPr>
          <w:rFonts w:eastAsia="Times New Roman" w:cstheme="minorHAnsi"/>
        </w:rPr>
      </w:pPr>
    </w:p>
    <w:p w14:paraId="085B6867" w14:textId="77777777" w:rsidR="003D305A" w:rsidRPr="007D37C7" w:rsidRDefault="003D305A" w:rsidP="00B7232A">
      <w:pPr>
        <w:rPr>
          <w:rFonts w:eastAsia="Times New Roman" w:cstheme="minorHAnsi"/>
        </w:rPr>
      </w:pPr>
    </w:p>
    <w:p w14:paraId="50872546" w14:textId="2BBBF6B8" w:rsidR="003D305A" w:rsidRPr="007D37C7" w:rsidRDefault="003D305A" w:rsidP="003D305A">
      <w:pPr>
        <w:rPr>
          <w:rFonts w:cstheme="minorHAnsi"/>
          <w:sz w:val="22"/>
          <w:szCs w:val="22"/>
        </w:rPr>
      </w:pPr>
      <w:r w:rsidRPr="007D37C7">
        <w:rPr>
          <w:rFonts w:cstheme="minorHAnsi"/>
          <w:sz w:val="22"/>
          <w:szCs w:val="22"/>
        </w:rPr>
        <w:t>IN WITNESS WHEREOF, the parties have caused this SOW to be executed by their duly authorized officers or representatives.</w:t>
      </w:r>
    </w:p>
    <w:p w14:paraId="1A2AFA20" w14:textId="77777777" w:rsidR="00B256AB" w:rsidRPr="007D37C7" w:rsidRDefault="00B256AB" w:rsidP="003D305A">
      <w:pPr>
        <w:rPr>
          <w:rFonts w:cstheme="minorHAnsi"/>
          <w:sz w:val="22"/>
          <w:szCs w:val="22"/>
        </w:rPr>
      </w:pPr>
    </w:p>
    <w:p w14:paraId="269FFD82" w14:textId="77777777" w:rsidR="003D305A" w:rsidRDefault="003D305A" w:rsidP="003D305A">
      <w:pPr>
        <w:rPr>
          <w:rFonts w:cstheme="minorHAnsi"/>
          <w:sz w:val="22"/>
          <w:szCs w:val="22"/>
        </w:rPr>
      </w:pPr>
    </w:p>
    <w:p w14:paraId="78398B4B" w14:textId="77777777" w:rsidR="00B04091" w:rsidRPr="007D37C7" w:rsidRDefault="00B04091" w:rsidP="003D305A">
      <w:pPr>
        <w:rPr>
          <w:rFonts w:cstheme="minorHAnsi"/>
          <w:sz w:val="22"/>
          <w:szCs w:val="22"/>
        </w:rPr>
      </w:pPr>
    </w:p>
    <w:p w14:paraId="62CD32F9" w14:textId="5A377596" w:rsidR="003D305A" w:rsidRPr="007D37C7" w:rsidRDefault="003D305A" w:rsidP="003D305A">
      <w:pPr>
        <w:tabs>
          <w:tab w:val="left" w:pos="810"/>
        </w:tabs>
        <w:jc w:val="both"/>
        <w:rPr>
          <w:rFonts w:cstheme="minorHAnsi"/>
          <w:b/>
          <w:sz w:val="22"/>
          <w:szCs w:val="22"/>
        </w:rPr>
      </w:pPr>
      <w:r w:rsidRPr="007D37C7">
        <w:rPr>
          <w:rFonts w:cstheme="minorHAnsi"/>
          <w:b/>
          <w:sz w:val="22"/>
          <w:szCs w:val="22"/>
        </w:rPr>
        <w:t>CLIENT</w:t>
      </w:r>
      <w:r w:rsidRPr="007D37C7">
        <w:rPr>
          <w:rFonts w:cstheme="minorHAnsi"/>
          <w:b/>
          <w:sz w:val="22"/>
          <w:szCs w:val="22"/>
        </w:rPr>
        <w:tab/>
      </w:r>
      <w:r w:rsidRPr="007D37C7">
        <w:rPr>
          <w:rFonts w:cstheme="minorHAnsi"/>
          <w:b/>
          <w:sz w:val="22"/>
          <w:szCs w:val="22"/>
        </w:rPr>
        <w:tab/>
      </w:r>
      <w:r w:rsidRPr="007D37C7">
        <w:rPr>
          <w:rFonts w:cstheme="minorHAnsi"/>
          <w:b/>
          <w:sz w:val="22"/>
          <w:szCs w:val="22"/>
        </w:rPr>
        <w:tab/>
      </w:r>
      <w:r w:rsidRPr="007D37C7">
        <w:rPr>
          <w:rFonts w:cstheme="minorHAnsi"/>
          <w:b/>
          <w:sz w:val="22"/>
          <w:szCs w:val="22"/>
        </w:rPr>
        <w:tab/>
      </w:r>
      <w:r w:rsidRPr="007D37C7">
        <w:rPr>
          <w:rFonts w:cstheme="minorHAnsi"/>
          <w:b/>
          <w:sz w:val="22"/>
          <w:szCs w:val="22"/>
        </w:rPr>
        <w:tab/>
      </w:r>
      <w:r w:rsidRPr="007D37C7">
        <w:rPr>
          <w:rFonts w:cstheme="minorHAnsi"/>
          <w:b/>
          <w:sz w:val="22"/>
          <w:szCs w:val="22"/>
        </w:rPr>
        <w:tab/>
      </w:r>
      <w:r w:rsidRPr="007D37C7">
        <w:rPr>
          <w:rFonts w:cstheme="minorHAnsi"/>
          <w:b/>
          <w:sz w:val="22"/>
          <w:szCs w:val="22"/>
        </w:rPr>
        <w:tab/>
      </w:r>
      <w:r w:rsidR="00B04091">
        <w:rPr>
          <w:rFonts w:cstheme="minorHAnsi"/>
          <w:b/>
          <w:sz w:val="22"/>
          <w:szCs w:val="22"/>
        </w:rPr>
        <w:t>HELIOVOLTA</w:t>
      </w:r>
    </w:p>
    <w:p w14:paraId="1E1967D4" w14:textId="77777777" w:rsidR="003D305A" w:rsidRPr="007D37C7" w:rsidRDefault="003D305A" w:rsidP="003D305A">
      <w:pPr>
        <w:tabs>
          <w:tab w:val="left" w:pos="810"/>
        </w:tabs>
        <w:spacing w:after="240"/>
        <w:jc w:val="both"/>
        <w:rPr>
          <w:rFonts w:cstheme="minorHAnsi"/>
          <w:sz w:val="22"/>
          <w:szCs w:val="22"/>
        </w:rPr>
      </w:pPr>
    </w:p>
    <w:p w14:paraId="752976FC" w14:textId="7127C765" w:rsidR="003D305A" w:rsidRPr="007D37C7" w:rsidRDefault="003D305A" w:rsidP="003D305A">
      <w:pPr>
        <w:tabs>
          <w:tab w:val="left" w:pos="810"/>
        </w:tabs>
        <w:spacing w:after="240"/>
        <w:jc w:val="both"/>
        <w:rPr>
          <w:rFonts w:cstheme="minorHAnsi"/>
          <w:sz w:val="22"/>
          <w:szCs w:val="22"/>
        </w:rPr>
      </w:pPr>
      <w:proofErr w:type="gramStart"/>
      <w:r w:rsidRPr="007D37C7">
        <w:rPr>
          <w:rFonts w:cstheme="minorHAnsi"/>
          <w:sz w:val="22"/>
          <w:szCs w:val="22"/>
        </w:rPr>
        <w:t>By:_</w:t>
      </w:r>
      <w:proofErr w:type="gramEnd"/>
      <w:r w:rsidRPr="007D37C7">
        <w:rPr>
          <w:rFonts w:cstheme="minorHAnsi"/>
          <w:sz w:val="22"/>
          <w:szCs w:val="22"/>
        </w:rPr>
        <w:t>_____________________________</w:t>
      </w:r>
      <w:r w:rsidRPr="007D37C7">
        <w:rPr>
          <w:rFonts w:cstheme="minorHAnsi"/>
          <w:sz w:val="22"/>
          <w:szCs w:val="22"/>
        </w:rPr>
        <w:tab/>
      </w:r>
      <w:r w:rsidRPr="007D37C7">
        <w:rPr>
          <w:rFonts w:cstheme="minorHAnsi"/>
          <w:sz w:val="22"/>
          <w:szCs w:val="22"/>
        </w:rPr>
        <w:tab/>
      </w:r>
      <w:proofErr w:type="gramStart"/>
      <w:r w:rsidRPr="007D37C7">
        <w:rPr>
          <w:rFonts w:cstheme="minorHAnsi"/>
          <w:sz w:val="22"/>
          <w:szCs w:val="22"/>
        </w:rPr>
        <w:t>By:_</w:t>
      </w:r>
      <w:proofErr w:type="gramEnd"/>
      <w:r w:rsidRPr="007D37C7">
        <w:rPr>
          <w:rFonts w:cstheme="minorHAnsi"/>
          <w:sz w:val="22"/>
          <w:szCs w:val="22"/>
        </w:rPr>
        <w:t>_______________________________</w:t>
      </w:r>
    </w:p>
    <w:p w14:paraId="52C69D67" w14:textId="77777777" w:rsidR="003D305A" w:rsidRPr="007D37C7" w:rsidRDefault="003D305A" w:rsidP="003D305A">
      <w:pPr>
        <w:tabs>
          <w:tab w:val="left" w:pos="810"/>
        </w:tabs>
        <w:spacing w:after="240"/>
        <w:jc w:val="both"/>
        <w:rPr>
          <w:rFonts w:cstheme="minorHAnsi"/>
          <w:sz w:val="22"/>
          <w:szCs w:val="22"/>
        </w:rPr>
      </w:pPr>
      <w:r w:rsidRPr="007D37C7">
        <w:rPr>
          <w:rFonts w:cstheme="minorHAnsi"/>
          <w:sz w:val="22"/>
          <w:szCs w:val="22"/>
        </w:rPr>
        <w:t>Name:____________________________</w:t>
      </w:r>
      <w:r w:rsidRPr="007D37C7">
        <w:rPr>
          <w:rFonts w:cstheme="minorHAnsi"/>
          <w:sz w:val="22"/>
          <w:szCs w:val="22"/>
        </w:rPr>
        <w:tab/>
      </w:r>
      <w:r w:rsidRPr="007D37C7">
        <w:rPr>
          <w:rFonts w:cstheme="minorHAnsi"/>
          <w:sz w:val="22"/>
          <w:szCs w:val="22"/>
        </w:rPr>
        <w:tab/>
        <w:t>Name:______________________________</w:t>
      </w:r>
    </w:p>
    <w:p w14:paraId="28915C00" w14:textId="77777777" w:rsidR="003D305A" w:rsidRPr="007D37C7" w:rsidRDefault="003D305A" w:rsidP="003D305A">
      <w:pPr>
        <w:tabs>
          <w:tab w:val="left" w:pos="810"/>
        </w:tabs>
        <w:spacing w:after="240"/>
        <w:jc w:val="both"/>
        <w:rPr>
          <w:rFonts w:cstheme="minorHAnsi"/>
          <w:sz w:val="22"/>
          <w:szCs w:val="22"/>
        </w:rPr>
      </w:pPr>
      <w:proofErr w:type="gramStart"/>
      <w:r w:rsidRPr="007D37C7">
        <w:rPr>
          <w:rFonts w:cstheme="minorHAnsi"/>
          <w:sz w:val="22"/>
          <w:szCs w:val="22"/>
        </w:rPr>
        <w:t>Title:_</w:t>
      </w:r>
      <w:proofErr w:type="gramEnd"/>
      <w:r w:rsidRPr="007D37C7">
        <w:rPr>
          <w:rFonts w:cstheme="minorHAnsi"/>
          <w:sz w:val="22"/>
          <w:szCs w:val="22"/>
        </w:rPr>
        <w:t>____________________________</w:t>
      </w:r>
      <w:r w:rsidRPr="007D37C7">
        <w:rPr>
          <w:rFonts w:cstheme="minorHAnsi"/>
          <w:sz w:val="22"/>
          <w:szCs w:val="22"/>
        </w:rPr>
        <w:tab/>
      </w:r>
      <w:r w:rsidRPr="007D37C7">
        <w:rPr>
          <w:rFonts w:cstheme="minorHAnsi"/>
          <w:sz w:val="22"/>
          <w:szCs w:val="22"/>
        </w:rPr>
        <w:tab/>
      </w:r>
      <w:proofErr w:type="gramStart"/>
      <w:r w:rsidRPr="007D37C7">
        <w:rPr>
          <w:rFonts w:cstheme="minorHAnsi"/>
          <w:sz w:val="22"/>
          <w:szCs w:val="22"/>
        </w:rPr>
        <w:t>Title:_</w:t>
      </w:r>
      <w:proofErr w:type="gramEnd"/>
      <w:r w:rsidRPr="007D37C7">
        <w:rPr>
          <w:rFonts w:cstheme="minorHAnsi"/>
          <w:sz w:val="22"/>
          <w:szCs w:val="22"/>
        </w:rPr>
        <w:t>______________________________</w:t>
      </w:r>
    </w:p>
    <w:p w14:paraId="6B832ED5" w14:textId="77777777" w:rsidR="003D305A" w:rsidRPr="007D37C7" w:rsidRDefault="003D305A" w:rsidP="003D305A">
      <w:pPr>
        <w:tabs>
          <w:tab w:val="left" w:pos="720"/>
          <w:tab w:val="left" w:pos="1440"/>
        </w:tabs>
        <w:jc w:val="both"/>
        <w:rPr>
          <w:rFonts w:cstheme="minorHAnsi"/>
          <w:sz w:val="22"/>
          <w:szCs w:val="22"/>
        </w:rPr>
      </w:pPr>
      <w:r w:rsidRPr="007D37C7">
        <w:rPr>
          <w:rFonts w:cstheme="minorHAnsi"/>
          <w:sz w:val="22"/>
          <w:szCs w:val="22"/>
        </w:rPr>
        <w:t>Date:_____________________________</w:t>
      </w:r>
      <w:r w:rsidRPr="007D37C7">
        <w:rPr>
          <w:rFonts w:cstheme="minorHAnsi"/>
          <w:sz w:val="22"/>
          <w:szCs w:val="22"/>
        </w:rPr>
        <w:tab/>
      </w:r>
      <w:r w:rsidRPr="007D37C7">
        <w:rPr>
          <w:rFonts w:cstheme="minorHAnsi"/>
          <w:sz w:val="22"/>
          <w:szCs w:val="22"/>
        </w:rPr>
        <w:tab/>
        <w:t>Date:_______________________________</w:t>
      </w:r>
    </w:p>
    <w:p w14:paraId="452A72CD" w14:textId="77777777" w:rsidR="003D305A" w:rsidRPr="007D37C7" w:rsidRDefault="003D305A" w:rsidP="00B7232A">
      <w:pPr>
        <w:rPr>
          <w:rFonts w:eastAsia="Times New Roman" w:cstheme="minorHAnsi"/>
        </w:rPr>
      </w:pPr>
    </w:p>
    <w:p w14:paraId="27D742F1" w14:textId="77777777" w:rsidR="005E3CDB" w:rsidRPr="007D37C7" w:rsidRDefault="005E3CDB" w:rsidP="00B7232A">
      <w:pPr>
        <w:rPr>
          <w:rFonts w:eastAsia="Times New Roman" w:cstheme="minorHAnsi"/>
        </w:rPr>
      </w:pPr>
    </w:p>
    <w:p w14:paraId="309F914D" w14:textId="735DFE79" w:rsidR="005F1EA5" w:rsidRPr="007D37C7" w:rsidRDefault="005F1EA5">
      <w:pPr>
        <w:rPr>
          <w:rFonts w:cstheme="minorHAnsi"/>
        </w:rPr>
      </w:pPr>
      <w:r w:rsidRPr="25F80EF1">
        <w:br w:type="page"/>
      </w:r>
    </w:p>
    <w:p w14:paraId="3D06AEC3" w14:textId="397BD7B9" w:rsidR="6ED41E15" w:rsidRDefault="6ED41E15" w:rsidP="0791FC37">
      <w:pPr>
        <w:pStyle w:val="Heading1"/>
        <w:spacing w:line="259" w:lineRule="auto"/>
      </w:pPr>
      <w:bookmarkStart w:id="27" w:name="_Toc1359063507"/>
      <w:r>
        <w:lastRenderedPageBreak/>
        <w:t>Appendix</w:t>
      </w:r>
      <w:r w:rsidR="2231245B">
        <w:t xml:space="preserve"> A</w:t>
      </w:r>
      <w:r w:rsidR="50E7F31C">
        <w:t xml:space="preserve">: </w:t>
      </w:r>
      <w:r w:rsidR="1363C6FC">
        <w:t>ISO 2859-1</w:t>
      </w:r>
      <w:r w:rsidR="12BD6745">
        <w:t xml:space="preserve"> Sample Size Selection</w:t>
      </w:r>
      <w:bookmarkEnd w:id="27"/>
    </w:p>
    <w:p w14:paraId="717FF2B0" w14:textId="5270A0B9" w:rsidR="005F1EA5" w:rsidRPr="007D37C7" w:rsidRDefault="005F1EA5" w:rsidP="25ACDF49">
      <w:pPr>
        <w:jc w:val="center"/>
      </w:pPr>
      <w:r>
        <w:rPr>
          <w:noProof/>
        </w:rPr>
        <w:drawing>
          <wp:inline distT="0" distB="0" distL="0" distR="0" wp14:anchorId="70406E17" wp14:editId="0238930E">
            <wp:extent cx="4500835" cy="3057525"/>
            <wp:effectExtent l="0" t="0" r="0" b="0"/>
            <wp:docPr id="3" name="Picture 3" descr="ISO 2859 and AQL Sampling Methodology - QualityMed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4">
                      <a:extLst>
                        <a:ext uri="{28A0092B-C50C-407E-A947-70E740481C1C}">
                          <a14:useLocalDpi xmlns:a14="http://schemas.microsoft.com/office/drawing/2010/main" val="0"/>
                        </a:ext>
                      </a:extLst>
                    </a:blip>
                    <a:stretch>
                      <a:fillRect/>
                    </a:stretch>
                  </pic:blipFill>
                  <pic:spPr>
                    <a:xfrm>
                      <a:off x="0" y="0"/>
                      <a:ext cx="4500835" cy="3057525"/>
                    </a:xfrm>
                    <a:prstGeom prst="rect">
                      <a:avLst/>
                    </a:prstGeom>
                  </pic:spPr>
                </pic:pic>
              </a:graphicData>
            </a:graphic>
          </wp:inline>
        </w:drawing>
      </w:r>
    </w:p>
    <w:p w14:paraId="11396FD1" w14:textId="657B13F3" w:rsidR="005F1EA5" w:rsidRPr="00793111" w:rsidRDefault="5B86A294" w:rsidP="25F80EF1">
      <w:pPr>
        <w:jc w:val="center"/>
      </w:pPr>
      <w:r>
        <w:rPr>
          <w:noProof/>
        </w:rPr>
        <w:drawing>
          <wp:inline distT="0" distB="0" distL="0" distR="0" wp14:anchorId="307291DC" wp14:editId="33097F6A">
            <wp:extent cx="5670226" cy="4053282"/>
            <wp:effectExtent l="0" t="0" r="6985" b="4445"/>
            <wp:docPr id="565054488" name="Picture 5" descr="ISO 2859 and AQL Sampling Methodology - QualityMed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25">
                      <a:extLst>
                        <a:ext uri="{28A0092B-C50C-407E-A947-70E740481C1C}">
                          <a14:useLocalDpi xmlns:a14="http://schemas.microsoft.com/office/drawing/2010/main" val="0"/>
                        </a:ext>
                      </a:extLst>
                    </a:blip>
                    <a:stretch>
                      <a:fillRect/>
                    </a:stretch>
                  </pic:blipFill>
                  <pic:spPr>
                    <a:xfrm>
                      <a:off x="0" y="0"/>
                      <a:ext cx="5670226" cy="4053282"/>
                    </a:xfrm>
                    <a:prstGeom prst="rect">
                      <a:avLst/>
                    </a:prstGeom>
                  </pic:spPr>
                </pic:pic>
              </a:graphicData>
            </a:graphic>
          </wp:inline>
        </w:drawing>
      </w:r>
    </w:p>
    <w:p w14:paraId="675B9893" w14:textId="165541F0" w:rsidR="14F39900" w:rsidRDefault="2CA6D20C" w:rsidP="0791FC37">
      <w:pPr>
        <w:pStyle w:val="Heading1"/>
      </w:pPr>
      <w:bookmarkStart w:id="28" w:name="_Toc997367586"/>
      <w:r>
        <w:lastRenderedPageBreak/>
        <w:t>A</w:t>
      </w:r>
      <w:r w:rsidR="0EA9799D">
        <w:t xml:space="preserve">ppendex </w:t>
      </w:r>
      <w:r>
        <w:t xml:space="preserve">B: </w:t>
      </w:r>
      <w:r w:rsidR="2328C0FB">
        <w:t>Detailed Scope of Work – Health Assessment Inspection</w:t>
      </w:r>
      <w:bookmarkEnd w:id="28"/>
    </w:p>
    <w:tbl>
      <w:tblPr>
        <w:tblStyle w:val="TableGrid"/>
        <w:tblW w:w="9262"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965"/>
        <w:gridCol w:w="3375"/>
        <w:gridCol w:w="3922"/>
      </w:tblGrid>
      <w:tr w:rsidR="25F80EF1" w14:paraId="3F46722D" w14:textId="77777777" w:rsidTr="009E1B75">
        <w:trPr>
          <w:trHeight w:val="300"/>
        </w:trPr>
        <w:tc>
          <w:tcPr>
            <w:tcW w:w="1965" w:type="dxa"/>
            <w:tcBorders>
              <w:top w:val="single" w:sz="6" w:space="0" w:color="auto"/>
            </w:tcBorders>
            <w:shd w:val="clear" w:color="auto" w:fill="DEEAF6" w:themeFill="accent5" w:themeFillTint="33"/>
            <w:tcMar>
              <w:left w:w="105" w:type="dxa"/>
              <w:right w:w="105" w:type="dxa"/>
            </w:tcMar>
            <w:vAlign w:val="center"/>
          </w:tcPr>
          <w:p w14:paraId="153B2A22" w14:textId="258C27D9" w:rsidR="25F80EF1" w:rsidRDefault="25F80EF1" w:rsidP="009E1B75">
            <w:pPr>
              <w:rPr>
                <w:rFonts w:ascii="Calibri" w:eastAsia="Calibri" w:hAnsi="Calibri" w:cs="Calibri"/>
                <w:color w:val="1F4E79" w:themeColor="accent5" w:themeShade="80"/>
                <w:sz w:val="20"/>
                <w:szCs w:val="20"/>
              </w:rPr>
            </w:pPr>
            <w:commentRangeStart w:id="29"/>
            <w:r w:rsidRPr="25F80EF1">
              <w:rPr>
                <w:rFonts w:ascii="Calibri" w:eastAsia="Calibri" w:hAnsi="Calibri" w:cs="Calibri"/>
                <w:b/>
                <w:bCs/>
                <w:color w:val="1F4E79" w:themeColor="accent5" w:themeShade="80"/>
                <w:sz w:val="20"/>
                <w:szCs w:val="20"/>
              </w:rPr>
              <w:t>DESCRIPTION</w:t>
            </w:r>
            <w:commentRangeEnd w:id="29"/>
            <w:r w:rsidR="0066373A">
              <w:rPr>
                <w:rStyle w:val="CommentReference"/>
              </w:rPr>
              <w:commentReference w:id="29"/>
            </w:r>
          </w:p>
        </w:tc>
        <w:tc>
          <w:tcPr>
            <w:tcW w:w="7297" w:type="dxa"/>
            <w:gridSpan w:val="2"/>
            <w:tcMar>
              <w:left w:w="105" w:type="dxa"/>
              <w:right w:w="105" w:type="dxa"/>
            </w:tcMar>
            <w:vAlign w:val="center"/>
          </w:tcPr>
          <w:p w14:paraId="7C5DE12A" w14:textId="4F0587CD" w:rsidR="25F80EF1" w:rsidRDefault="25F80EF1" w:rsidP="009E1B75">
            <w:pPr>
              <w:rPr>
                <w:rFonts w:ascii="Calibri" w:eastAsia="Calibri" w:hAnsi="Calibri" w:cs="Calibri"/>
                <w:color w:val="000000" w:themeColor="text1"/>
                <w:sz w:val="20"/>
                <w:szCs w:val="20"/>
              </w:rPr>
            </w:pPr>
            <w:r w:rsidRPr="25F80EF1">
              <w:rPr>
                <w:rFonts w:ascii="Calibri" w:eastAsia="Calibri" w:hAnsi="Calibri" w:cs="Calibri"/>
                <w:color w:val="000000" w:themeColor="text1"/>
                <w:sz w:val="20"/>
                <w:szCs w:val="20"/>
              </w:rPr>
              <w:t xml:space="preserve">The </w:t>
            </w:r>
            <w:r w:rsidRPr="25F80EF1">
              <w:rPr>
                <w:rFonts w:ascii="Calibri" w:eastAsia="Calibri" w:hAnsi="Calibri" w:cs="Calibri"/>
                <w:b/>
                <w:bCs/>
                <w:color w:val="000000" w:themeColor="text1"/>
                <w:sz w:val="20"/>
                <w:szCs w:val="20"/>
              </w:rPr>
              <w:t>health assessment inspection</w:t>
            </w:r>
            <w:r w:rsidRPr="25F80EF1">
              <w:rPr>
                <w:rFonts w:ascii="Calibri" w:eastAsia="Calibri" w:hAnsi="Calibri" w:cs="Calibri"/>
                <w:color w:val="000000" w:themeColor="text1"/>
                <w:sz w:val="20"/>
                <w:szCs w:val="20"/>
              </w:rPr>
              <w:t xml:space="preserve"> aims to identify </w:t>
            </w:r>
            <w:r w:rsidRPr="25F80EF1">
              <w:rPr>
                <w:rFonts w:ascii="Calibri" w:eastAsia="Calibri" w:hAnsi="Calibri" w:cs="Calibri"/>
                <w:color w:val="000000" w:themeColor="text1"/>
                <w:sz w:val="20"/>
                <w:szCs w:val="20"/>
                <w:u w:val="single"/>
              </w:rPr>
              <w:t>safety and quality-related risks of operational systems</w:t>
            </w:r>
            <w:r w:rsidRPr="25F80EF1">
              <w:rPr>
                <w:rFonts w:ascii="Calibri" w:eastAsia="Calibri" w:hAnsi="Calibri" w:cs="Calibri"/>
                <w:color w:val="000000" w:themeColor="text1"/>
                <w:sz w:val="20"/>
                <w:szCs w:val="20"/>
              </w:rPr>
              <w:t>. This scope consists of an engineering design review, comprehensive visual and thermal inspection. HelioVolta uses a detailed checklist with 300+ points combined with a statistically significant sampling approach - ISO 2859- to maximize findings and minimize risk.</w:t>
            </w:r>
          </w:p>
        </w:tc>
      </w:tr>
      <w:tr w:rsidR="25F80EF1" w14:paraId="5A4618E9" w14:textId="77777777" w:rsidTr="009E1B75">
        <w:trPr>
          <w:trHeight w:val="300"/>
        </w:trPr>
        <w:tc>
          <w:tcPr>
            <w:tcW w:w="1965" w:type="dxa"/>
            <w:shd w:val="clear" w:color="auto" w:fill="DEEAF6" w:themeFill="accent5" w:themeFillTint="33"/>
            <w:tcMar>
              <w:left w:w="105" w:type="dxa"/>
              <w:right w:w="105" w:type="dxa"/>
            </w:tcMar>
            <w:vAlign w:val="center"/>
          </w:tcPr>
          <w:p w14:paraId="30E0B4DA" w14:textId="153892F8" w:rsidR="25F80EF1" w:rsidRDefault="25F80EF1" w:rsidP="009E1B75">
            <w:pPr>
              <w:rPr>
                <w:rFonts w:ascii="Calibri" w:eastAsia="Calibri" w:hAnsi="Calibri" w:cs="Calibri"/>
                <w:color w:val="1F4E79" w:themeColor="accent5" w:themeShade="80"/>
                <w:sz w:val="20"/>
                <w:szCs w:val="20"/>
              </w:rPr>
            </w:pPr>
            <w:r w:rsidRPr="25F80EF1">
              <w:rPr>
                <w:rFonts w:ascii="Calibri" w:eastAsia="Calibri" w:hAnsi="Calibri" w:cs="Calibri"/>
                <w:b/>
                <w:bCs/>
                <w:color w:val="1F4E79" w:themeColor="accent5" w:themeShade="80"/>
                <w:sz w:val="20"/>
                <w:szCs w:val="20"/>
              </w:rPr>
              <w:t>BEST FOR</w:t>
            </w:r>
          </w:p>
        </w:tc>
        <w:tc>
          <w:tcPr>
            <w:tcW w:w="7297" w:type="dxa"/>
            <w:gridSpan w:val="2"/>
            <w:tcMar>
              <w:left w:w="105" w:type="dxa"/>
              <w:right w:w="105" w:type="dxa"/>
            </w:tcMar>
            <w:vAlign w:val="center"/>
          </w:tcPr>
          <w:p w14:paraId="1F3466DD" w14:textId="5B4644A2" w:rsidR="25F80EF1" w:rsidRDefault="25F80EF1" w:rsidP="009E1B75">
            <w:pPr>
              <w:rPr>
                <w:rFonts w:ascii="Calibri" w:eastAsia="Calibri" w:hAnsi="Calibri" w:cs="Calibri"/>
                <w:color w:val="000000" w:themeColor="text1"/>
                <w:sz w:val="20"/>
                <w:szCs w:val="20"/>
              </w:rPr>
            </w:pPr>
            <w:r w:rsidRPr="25F80EF1">
              <w:rPr>
                <w:rFonts w:ascii="Calibri" w:eastAsia="Calibri" w:hAnsi="Calibri" w:cs="Calibri"/>
                <w:color w:val="000000" w:themeColor="text1"/>
                <w:sz w:val="20"/>
                <w:szCs w:val="20"/>
              </w:rPr>
              <w:t xml:space="preserve">This inspection is </w:t>
            </w:r>
            <w:r w:rsidRPr="25F80EF1">
              <w:rPr>
                <w:rFonts w:ascii="Calibri" w:eastAsia="Calibri" w:hAnsi="Calibri" w:cs="Calibri"/>
                <w:b/>
                <w:bCs/>
                <w:color w:val="000000" w:themeColor="text1"/>
                <w:sz w:val="20"/>
                <w:szCs w:val="20"/>
              </w:rPr>
              <w:t xml:space="preserve">best for technical audits to assess the overall health condition. </w:t>
            </w:r>
            <w:r w:rsidRPr="25F80EF1">
              <w:rPr>
                <w:rFonts w:ascii="Calibri" w:eastAsia="Calibri" w:hAnsi="Calibri" w:cs="Calibri"/>
                <w:color w:val="000000" w:themeColor="text1"/>
                <w:sz w:val="20"/>
                <w:szCs w:val="20"/>
              </w:rPr>
              <w:t>Mostly focused on safety, quality, and reliability.</w:t>
            </w:r>
          </w:p>
        </w:tc>
      </w:tr>
      <w:tr w:rsidR="25F80EF1" w14:paraId="28A98A9C" w14:textId="77777777" w:rsidTr="009E1B75">
        <w:trPr>
          <w:trHeight w:val="300"/>
        </w:trPr>
        <w:tc>
          <w:tcPr>
            <w:tcW w:w="1965" w:type="dxa"/>
            <w:shd w:val="clear" w:color="auto" w:fill="DEEAF6" w:themeFill="accent5" w:themeFillTint="33"/>
            <w:tcMar>
              <w:left w:w="105" w:type="dxa"/>
              <w:right w:w="105" w:type="dxa"/>
            </w:tcMar>
            <w:vAlign w:val="center"/>
          </w:tcPr>
          <w:p w14:paraId="04209C9A" w14:textId="6D08D813" w:rsidR="25F80EF1" w:rsidRDefault="25F80EF1" w:rsidP="009E1B75">
            <w:pPr>
              <w:rPr>
                <w:rFonts w:ascii="Calibri" w:eastAsia="Calibri" w:hAnsi="Calibri" w:cs="Calibri"/>
                <w:color w:val="1F4E79" w:themeColor="accent5" w:themeShade="80"/>
                <w:sz w:val="20"/>
                <w:szCs w:val="20"/>
              </w:rPr>
            </w:pPr>
            <w:commentRangeStart w:id="30"/>
            <w:r w:rsidRPr="25F80EF1">
              <w:rPr>
                <w:rFonts w:ascii="Calibri" w:eastAsia="Calibri" w:hAnsi="Calibri" w:cs="Calibri"/>
                <w:b/>
                <w:bCs/>
                <w:color w:val="1F4E79" w:themeColor="accent5" w:themeShade="80"/>
                <w:sz w:val="20"/>
                <w:szCs w:val="20"/>
              </w:rPr>
              <w:t>REPORTING</w:t>
            </w:r>
          </w:p>
        </w:tc>
        <w:tc>
          <w:tcPr>
            <w:tcW w:w="7297" w:type="dxa"/>
            <w:gridSpan w:val="2"/>
            <w:tcMar>
              <w:left w:w="105" w:type="dxa"/>
              <w:right w:w="105" w:type="dxa"/>
            </w:tcMar>
            <w:vAlign w:val="center"/>
          </w:tcPr>
          <w:p w14:paraId="0D6F6992" w14:textId="58AF0B20" w:rsidR="25F80EF1" w:rsidRDefault="25F80EF1" w:rsidP="009E1B75">
            <w:pPr>
              <w:rPr>
                <w:rFonts w:ascii="Calibri" w:eastAsia="Calibri" w:hAnsi="Calibri" w:cs="Calibri"/>
                <w:color w:val="000000" w:themeColor="text1"/>
                <w:sz w:val="20"/>
                <w:szCs w:val="20"/>
              </w:rPr>
            </w:pPr>
            <w:r w:rsidRPr="25F80EF1">
              <w:rPr>
                <w:rFonts w:ascii="Calibri" w:eastAsia="Calibri" w:hAnsi="Calibri" w:cs="Calibri"/>
                <w:color w:val="000000" w:themeColor="text1"/>
                <w:sz w:val="20"/>
                <w:szCs w:val="20"/>
              </w:rPr>
              <w:t>5 days from the inspection</w:t>
            </w:r>
            <w:commentRangeEnd w:id="30"/>
            <w:r w:rsidR="0066373A">
              <w:rPr>
                <w:rStyle w:val="CommentReference"/>
              </w:rPr>
              <w:commentReference w:id="30"/>
            </w:r>
          </w:p>
        </w:tc>
      </w:tr>
      <w:tr w:rsidR="25F80EF1" w14:paraId="31CE1971"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vAlign w:val="center"/>
          </w:tcPr>
          <w:p w14:paraId="5D1DA57B" w14:textId="4DEFB17F" w:rsidR="25F80EF1" w:rsidRDefault="25F80EF1" w:rsidP="009E1B75">
            <w:pPr>
              <w:jc w:val="center"/>
              <w:rPr>
                <w:rFonts w:ascii="Calibri" w:eastAsia="Calibri" w:hAnsi="Calibri" w:cs="Calibri"/>
                <w:color w:val="1F4E79" w:themeColor="accent5" w:themeShade="80"/>
                <w:sz w:val="20"/>
                <w:szCs w:val="20"/>
              </w:rPr>
            </w:pPr>
            <w:r w:rsidRPr="25F80EF1">
              <w:rPr>
                <w:rFonts w:ascii="Calibri" w:eastAsia="Calibri" w:hAnsi="Calibri" w:cs="Calibri"/>
                <w:b/>
                <w:bCs/>
                <w:color w:val="1F4E79" w:themeColor="accent5" w:themeShade="80"/>
                <w:sz w:val="20"/>
                <w:szCs w:val="20"/>
              </w:rPr>
              <w:t>DETAILED SCOPE OF WORK</w:t>
            </w:r>
          </w:p>
        </w:tc>
        <w:tc>
          <w:tcPr>
            <w:tcW w:w="3922" w:type="dxa"/>
            <w:vAlign w:val="center"/>
          </w:tcPr>
          <w:p w14:paraId="1ECEE151" w14:textId="7080B1BC" w:rsidR="25F80EF1" w:rsidRDefault="25F80EF1" w:rsidP="009E1B75">
            <w:pPr>
              <w:jc w:val="center"/>
              <w:rPr>
                <w:rFonts w:ascii="Calibri" w:eastAsia="Calibri" w:hAnsi="Calibri" w:cs="Calibri"/>
                <w:b/>
                <w:bCs/>
                <w:color w:val="1F4E79" w:themeColor="accent5" w:themeShade="80"/>
                <w:sz w:val="20"/>
                <w:szCs w:val="20"/>
              </w:rPr>
            </w:pPr>
            <w:r w:rsidRPr="25F80EF1">
              <w:rPr>
                <w:rFonts w:ascii="Calibri" w:eastAsia="Calibri" w:hAnsi="Calibri" w:cs="Calibri"/>
                <w:b/>
                <w:bCs/>
                <w:color w:val="1F4E79" w:themeColor="accent5" w:themeShade="80"/>
                <w:sz w:val="20"/>
                <w:szCs w:val="20"/>
              </w:rPr>
              <w:t>HEALTH ASSESSMENT INSPECTION</w:t>
            </w:r>
          </w:p>
        </w:tc>
      </w:tr>
      <w:tr w:rsidR="25F80EF1" w14:paraId="6A0BF5CE"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5B700E0A" w14:textId="65DB4020" w:rsidR="25F80EF1" w:rsidRDefault="25F80EF1" w:rsidP="25F80EF1">
            <w:pPr>
              <w:rPr>
                <w:rFonts w:ascii="Calibri" w:eastAsia="Calibri" w:hAnsi="Calibri" w:cs="Calibri"/>
                <w:color w:val="000000" w:themeColor="text1"/>
                <w:sz w:val="20"/>
                <w:szCs w:val="20"/>
              </w:rPr>
            </w:pPr>
            <w:commentRangeStart w:id="31"/>
            <w:r w:rsidRPr="25F80EF1">
              <w:rPr>
                <w:rFonts w:ascii="Calibri" w:eastAsia="Calibri" w:hAnsi="Calibri" w:cs="Calibri"/>
                <w:b/>
                <w:bCs/>
                <w:color w:val="000000" w:themeColor="text1"/>
                <w:sz w:val="20"/>
                <w:szCs w:val="20"/>
              </w:rPr>
              <w:t>Documentation review</w:t>
            </w:r>
            <w:commentRangeEnd w:id="31"/>
            <w:r w:rsidR="00271AA8">
              <w:rPr>
                <w:rStyle w:val="CommentReference"/>
              </w:rPr>
              <w:commentReference w:id="31"/>
            </w:r>
          </w:p>
        </w:tc>
        <w:tc>
          <w:tcPr>
            <w:tcW w:w="3922" w:type="dxa"/>
          </w:tcPr>
          <w:p w14:paraId="4A672EF4" w14:textId="1849959C" w:rsidR="25F80EF1" w:rsidRDefault="25F80EF1" w:rsidP="25F80EF1">
            <w:pPr>
              <w:jc w:val="center"/>
              <w:rPr>
                <w:rFonts w:ascii="Calibri" w:eastAsia="Calibri" w:hAnsi="Calibri" w:cs="Calibri"/>
                <w:color w:val="000000" w:themeColor="text1"/>
                <w:sz w:val="20"/>
                <w:szCs w:val="20"/>
              </w:rPr>
            </w:pPr>
            <w:r w:rsidRPr="25F80EF1">
              <w:rPr>
                <w:rFonts w:ascii="Calibri" w:eastAsia="Calibri" w:hAnsi="Calibri" w:cs="Calibri"/>
                <w:color w:val="000000" w:themeColor="text1"/>
                <w:sz w:val="20"/>
                <w:szCs w:val="20"/>
              </w:rPr>
              <w:t>Full set</w:t>
            </w:r>
          </w:p>
        </w:tc>
      </w:tr>
      <w:tr w:rsidR="25F80EF1" w14:paraId="79D07D48"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3A204A6D" w14:textId="14FCA706" w:rsidR="25F80EF1" w:rsidRDefault="25F80EF1" w:rsidP="25F80EF1">
            <w:pPr>
              <w:rPr>
                <w:rFonts w:ascii="Calibri" w:eastAsia="Calibri" w:hAnsi="Calibri" w:cs="Calibri"/>
                <w:color w:val="000000" w:themeColor="text1"/>
                <w:sz w:val="20"/>
                <w:szCs w:val="20"/>
              </w:rPr>
            </w:pPr>
            <w:r w:rsidRPr="25F80EF1">
              <w:rPr>
                <w:rFonts w:ascii="Calibri" w:eastAsia="Calibri" w:hAnsi="Calibri" w:cs="Calibri"/>
                <w:b/>
                <w:bCs/>
                <w:color w:val="000000" w:themeColor="text1"/>
                <w:sz w:val="20"/>
                <w:szCs w:val="20"/>
              </w:rPr>
              <w:t>Engineering drawings review</w:t>
            </w:r>
          </w:p>
        </w:tc>
        <w:tc>
          <w:tcPr>
            <w:tcW w:w="3922" w:type="dxa"/>
          </w:tcPr>
          <w:p w14:paraId="1EC8D9F7" w14:textId="6199D9CA" w:rsidR="25F80EF1" w:rsidRDefault="25F80EF1" w:rsidP="25F80EF1">
            <w:pPr>
              <w:jc w:val="center"/>
              <w:rPr>
                <w:rFonts w:ascii="Calibri" w:eastAsia="Calibri" w:hAnsi="Calibri" w:cs="Calibri"/>
                <w:color w:val="000000" w:themeColor="text1"/>
                <w:sz w:val="20"/>
                <w:szCs w:val="20"/>
              </w:rPr>
            </w:pPr>
            <w:r w:rsidRPr="25F80EF1">
              <w:rPr>
                <w:rFonts w:ascii="Calibri" w:eastAsia="Calibri" w:hAnsi="Calibri" w:cs="Calibri"/>
                <w:color w:val="000000" w:themeColor="text1"/>
                <w:sz w:val="20"/>
                <w:szCs w:val="20"/>
              </w:rPr>
              <w:t>Full set</w:t>
            </w:r>
          </w:p>
        </w:tc>
      </w:tr>
      <w:tr w:rsidR="25F80EF1" w14:paraId="4E0CCB9B"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358C504A" w14:textId="5E1E5D6F" w:rsidR="25F80EF1" w:rsidRDefault="25F80EF1" w:rsidP="25F80EF1">
            <w:pPr>
              <w:rPr>
                <w:rFonts w:ascii="Calibri" w:eastAsia="Calibri" w:hAnsi="Calibri" w:cs="Calibri"/>
                <w:color w:val="000000" w:themeColor="text1"/>
                <w:sz w:val="20"/>
                <w:szCs w:val="20"/>
              </w:rPr>
            </w:pPr>
            <w:r w:rsidRPr="25F80EF1">
              <w:rPr>
                <w:rFonts w:ascii="Calibri" w:eastAsia="Calibri" w:hAnsi="Calibri" w:cs="Calibri"/>
                <w:b/>
                <w:bCs/>
                <w:color w:val="000000" w:themeColor="text1"/>
                <w:sz w:val="20"/>
                <w:szCs w:val="20"/>
              </w:rPr>
              <w:t>O&amp;M Logs</w:t>
            </w:r>
          </w:p>
        </w:tc>
        <w:tc>
          <w:tcPr>
            <w:tcW w:w="3922" w:type="dxa"/>
          </w:tcPr>
          <w:p w14:paraId="61522B6B" w14:textId="763867A1" w:rsidR="25F80EF1" w:rsidRDefault="25F80EF1" w:rsidP="25F80EF1">
            <w:pPr>
              <w:jc w:val="center"/>
              <w:rPr>
                <w:rFonts w:ascii="Calibri" w:eastAsia="Calibri" w:hAnsi="Calibri" w:cs="Calibri"/>
                <w:color w:val="000000" w:themeColor="text1"/>
                <w:sz w:val="20"/>
                <w:szCs w:val="20"/>
              </w:rPr>
            </w:pPr>
            <w:r w:rsidRPr="25F80EF1">
              <w:rPr>
                <w:rFonts w:ascii="Calibri" w:eastAsia="Calibri" w:hAnsi="Calibri" w:cs="Calibri"/>
                <w:color w:val="000000" w:themeColor="text1"/>
                <w:sz w:val="20"/>
                <w:szCs w:val="20"/>
              </w:rPr>
              <w:t>Included</w:t>
            </w:r>
          </w:p>
        </w:tc>
      </w:tr>
      <w:tr w:rsidR="25F80EF1" w14:paraId="2C6B5838"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9262" w:type="dxa"/>
            <w:gridSpan w:val="3"/>
          </w:tcPr>
          <w:p w14:paraId="37A78396" w14:textId="26DFA08A" w:rsidR="25F80EF1" w:rsidRDefault="25F80EF1" w:rsidP="25F80EF1">
            <w:pPr>
              <w:rPr>
                <w:rFonts w:ascii="Calibri" w:eastAsia="Calibri" w:hAnsi="Calibri" w:cs="Calibri"/>
                <w:color w:val="000000" w:themeColor="text1"/>
                <w:sz w:val="14"/>
                <w:szCs w:val="14"/>
              </w:rPr>
            </w:pPr>
            <w:r w:rsidRPr="25F80EF1">
              <w:rPr>
                <w:rFonts w:ascii="Calibri" w:eastAsia="Calibri" w:hAnsi="Calibri" w:cs="Calibri"/>
                <w:b/>
                <w:bCs/>
                <w:color w:val="000000" w:themeColor="text1"/>
                <w:sz w:val="20"/>
                <w:szCs w:val="20"/>
              </w:rPr>
              <w:t xml:space="preserve">Visual Inspection: </w:t>
            </w:r>
            <w:r w:rsidRPr="25F80EF1">
              <w:rPr>
                <w:rFonts w:ascii="Calibri" w:eastAsia="Calibri" w:hAnsi="Calibri" w:cs="Calibri"/>
                <w:i/>
                <w:iCs/>
                <w:color w:val="000000" w:themeColor="text1"/>
                <w:sz w:val="14"/>
                <w:szCs w:val="14"/>
              </w:rPr>
              <w:t>Safety hazards, damage, bad practices, workmanship, code compliance, improper installation, abnormal conditions, misalignments, corrosion, labels, torque, improper operation, breakages, loose connections, water/moisture intrusion, positioning, bonding, grounding…</w:t>
            </w:r>
            <w:r w:rsidRPr="25F80EF1">
              <w:rPr>
                <w:rFonts w:ascii="Calibri" w:eastAsia="Calibri" w:hAnsi="Calibri" w:cs="Calibri"/>
                <w:b/>
                <w:bCs/>
                <w:color w:val="000000" w:themeColor="text1"/>
                <w:sz w:val="14"/>
                <w:szCs w:val="14"/>
              </w:rPr>
              <w:t xml:space="preserve"> </w:t>
            </w:r>
          </w:p>
        </w:tc>
      </w:tr>
      <w:tr w:rsidR="25F80EF1" w14:paraId="2756918B"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7AF6DE10" w14:textId="04C63AA5" w:rsidR="25F80EF1" w:rsidRDefault="25F80EF1" w:rsidP="25F80EF1">
            <w:pPr>
              <w:pStyle w:val="ListParagraph"/>
              <w:numPr>
                <w:ilvl w:val="0"/>
                <w:numId w:val="2"/>
              </w:numPr>
              <w:ind w:left="360"/>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General site condition</w:t>
            </w:r>
          </w:p>
        </w:tc>
        <w:tc>
          <w:tcPr>
            <w:tcW w:w="3922" w:type="dxa"/>
          </w:tcPr>
          <w:p w14:paraId="741E0EE6" w14:textId="2F688818" w:rsidR="25F80EF1" w:rsidRDefault="25F80EF1" w:rsidP="25F80EF1">
            <w:pPr>
              <w:ind w:left="360"/>
              <w:jc w:val="center"/>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100%</w:t>
            </w:r>
          </w:p>
        </w:tc>
      </w:tr>
      <w:tr w:rsidR="25F80EF1" w14:paraId="42BFF293"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36057114" w14:textId="4553DED8" w:rsidR="25F80EF1" w:rsidRDefault="25F80EF1" w:rsidP="25F80EF1">
            <w:pPr>
              <w:pStyle w:val="ListParagraph"/>
              <w:numPr>
                <w:ilvl w:val="0"/>
                <w:numId w:val="2"/>
              </w:numPr>
              <w:ind w:left="360"/>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Interconnection and metering</w:t>
            </w:r>
          </w:p>
        </w:tc>
        <w:tc>
          <w:tcPr>
            <w:tcW w:w="3922" w:type="dxa"/>
          </w:tcPr>
          <w:p w14:paraId="5FB93146" w14:textId="37FE8EB1" w:rsidR="25F80EF1" w:rsidRDefault="25F80EF1" w:rsidP="25F80EF1">
            <w:pPr>
              <w:ind w:left="360"/>
              <w:jc w:val="center"/>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100%</w:t>
            </w:r>
          </w:p>
        </w:tc>
      </w:tr>
      <w:tr w:rsidR="25F80EF1" w14:paraId="4D971D51"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2FF1B1C2" w14:textId="56ECF3E6" w:rsidR="25F80EF1" w:rsidRDefault="25F80EF1" w:rsidP="25F80EF1">
            <w:pPr>
              <w:pStyle w:val="ListParagraph"/>
              <w:numPr>
                <w:ilvl w:val="0"/>
                <w:numId w:val="2"/>
              </w:numPr>
              <w:ind w:left="360"/>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AC protections: AC disconnects and AC breakers</w:t>
            </w:r>
          </w:p>
        </w:tc>
        <w:tc>
          <w:tcPr>
            <w:tcW w:w="3922" w:type="dxa"/>
          </w:tcPr>
          <w:p w14:paraId="2F27CE24" w14:textId="5F46592C" w:rsidR="25F80EF1" w:rsidRDefault="25F80EF1" w:rsidP="25F80EF1">
            <w:pPr>
              <w:ind w:left="360"/>
              <w:jc w:val="center"/>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100%</w:t>
            </w:r>
          </w:p>
        </w:tc>
      </w:tr>
      <w:tr w:rsidR="25F80EF1" w14:paraId="6F2068C0"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7B962A11" w14:textId="2A7E5BFB" w:rsidR="25F80EF1" w:rsidRDefault="25F80EF1" w:rsidP="25F80EF1">
            <w:pPr>
              <w:pStyle w:val="ListParagraph"/>
              <w:numPr>
                <w:ilvl w:val="0"/>
                <w:numId w:val="2"/>
              </w:numPr>
              <w:ind w:left="360"/>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Inverters (central, microinverters</w:t>
            </w:r>
            <w:r w:rsidR="009E1B75">
              <w:rPr>
                <w:rFonts w:ascii="Calibri" w:eastAsia="Calibri" w:hAnsi="Calibri" w:cs="Calibri"/>
                <w:i/>
                <w:iCs/>
                <w:color w:val="000000" w:themeColor="text1"/>
                <w:sz w:val="20"/>
                <w:szCs w:val="20"/>
              </w:rPr>
              <w:t>,</w:t>
            </w:r>
            <w:r w:rsidRPr="25F80EF1">
              <w:rPr>
                <w:rFonts w:ascii="Calibri" w:eastAsia="Calibri" w:hAnsi="Calibri" w:cs="Calibri"/>
                <w:i/>
                <w:iCs/>
                <w:color w:val="000000" w:themeColor="text1"/>
                <w:sz w:val="20"/>
                <w:szCs w:val="20"/>
              </w:rPr>
              <w:t xml:space="preserve"> or string)</w:t>
            </w:r>
          </w:p>
        </w:tc>
        <w:tc>
          <w:tcPr>
            <w:tcW w:w="3922" w:type="dxa"/>
          </w:tcPr>
          <w:p w14:paraId="66971489" w14:textId="555DE7EE" w:rsidR="25F80EF1" w:rsidRDefault="25F80EF1" w:rsidP="25F80EF1">
            <w:pPr>
              <w:ind w:left="360"/>
              <w:jc w:val="center"/>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 xml:space="preserve">Sample ISO 2859 </w:t>
            </w:r>
          </w:p>
        </w:tc>
      </w:tr>
      <w:tr w:rsidR="25F80EF1" w14:paraId="40B211C4"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62D930A0" w14:textId="1762A6D1" w:rsidR="25F80EF1" w:rsidRDefault="25F80EF1" w:rsidP="25F80EF1">
            <w:pPr>
              <w:pStyle w:val="ListParagraph"/>
              <w:numPr>
                <w:ilvl w:val="0"/>
                <w:numId w:val="2"/>
              </w:numPr>
              <w:ind w:left="360"/>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 xml:space="preserve">Rapid </w:t>
            </w:r>
            <w:r w:rsidR="009E1B75">
              <w:rPr>
                <w:rFonts w:ascii="Calibri" w:eastAsia="Calibri" w:hAnsi="Calibri" w:cs="Calibri"/>
                <w:i/>
                <w:iCs/>
                <w:color w:val="000000" w:themeColor="text1"/>
                <w:sz w:val="20"/>
                <w:szCs w:val="20"/>
              </w:rPr>
              <w:t>shutdown</w:t>
            </w:r>
            <w:r w:rsidRPr="25F80EF1">
              <w:rPr>
                <w:rFonts w:ascii="Calibri" w:eastAsia="Calibri" w:hAnsi="Calibri" w:cs="Calibri"/>
                <w:i/>
                <w:iCs/>
                <w:color w:val="000000" w:themeColor="text1"/>
                <w:sz w:val="20"/>
                <w:szCs w:val="20"/>
              </w:rPr>
              <w:t>, optimizers</w:t>
            </w:r>
            <w:r w:rsidR="009E1B75">
              <w:rPr>
                <w:rFonts w:ascii="Calibri" w:eastAsia="Calibri" w:hAnsi="Calibri" w:cs="Calibri"/>
                <w:i/>
                <w:iCs/>
                <w:color w:val="000000" w:themeColor="text1"/>
                <w:sz w:val="20"/>
                <w:szCs w:val="20"/>
              </w:rPr>
              <w:t>,</w:t>
            </w:r>
            <w:r w:rsidRPr="25F80EF1">
              <w:rPr>
                <w:rFonts w:ascii="Calibri" w:eastAsia="Calibri" w:hAnsi="Calibri" w:cs="Calibri"/>
                <w:i/>
                <w:iCs/>
                <w:color w:val="000000" w:themeColor="text1"/>
                <w:sz w:val="20"/>
                <w:szCs w:val="20"/>
              </w:rPr>
              <w:t xml:space="preserve"> and other MLPE</w:t>
            </w:r>
          </w:p>
        </w:tc>
        <w:tc>
          <w:tcPr>
            <w:tcW w:w="3922" w:type="dxa"/>
          </w:tcPr>
          <w:p w14:paraId="0BFA18C4" w14:textId="661019BF" w:rsidR="25F80EF1" w:rsidRDefault="25F80EF1" w:rsidP="25F80EF1">
            <w:pPr>
              <w:ind w:left="360"/>
              <w:jc w:val="center"/>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Sample ISO 2859</w:t>
            </w:r>
          </w:p>
        </w:tc>
      </w:tr>
      <w:tr w:rsidR="25F80EF1" w14:paraId="35606E36"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2C6AA333" w14:textId="0D306FEA" w:rsidR="25F80EF1" w:rsidRDefault="25F80EF1" w:rsidP="25F80EF1">
            <w:pPr>
              <w:pStyle w:val="ListParagraph"/>
              <w:numPr>
                <w:ilvl w:val="0"/>
                <w:numId w:val="2"/>
              </w:numPr>
              <w:ind w:left="360"/>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DC Distribution system and wire management</w:t>
            </w:r>
          </w:p>
        </w:tc>
        <w:tc>
          <w:tcPr>
            <w:tcW w:w="3922" w:type="dxa"/>
          </w:tcPr>
          <w:p w14:paraId="7FC5B816" w14:textId="15F472C5" w:rsidR="25F80EF1" w:rsidRDefault="25F80EF1" w:rsidP="25F80EF1">
            <w:pPr>
              <w:ind w:left="360"/>
              <w:jc w:val="center"/>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Sample ISO 2859</w:t>
            </w:r>
          </w:p>
        </w:tc>
      </w:tr>
      <w:tr w:rsidR="25F80EF1" w14:paraId="50F5F84A"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284FE553" w14:textId="7571BE3C" w:rsidR="25F80EF1" w:rsidRDefault="25F80EF1" w:rsidP="25F80EF1">
            <w:pPr>
              <w:pStyle w:val="ListParagraph"/>
              <w:numPr>
                <w:ilvl w:val="0"/>
                <w:numId w:val="2"/>
              </w:numPr>
              <w:ind w:left="360"/>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Combiner Boxes</w:t>
            </w:r>
          </w:p>
        </w:tc>
        <w:tc>
          <w:tcPr>
            <w:tcW w:w="3922" w:type="dxa"/>
          </w:tcPr>
          <w:p w14:paraId="66219073" w14:textId="34CF439B" w:rsidR="25F80EF1" w:rsidRDefault="25F80EF1" w:rsidP="25F80EF1">
            <w:pPr>
              <w:ind w:left="360"/>
              <w:jc w:val="center"/>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Sample ISO 2859</w:t>
            </w:r>
          </w:p>
        </w:tc>
      </w:tr>
      <w:tr w:rsidR="25F80EF1" w14:paraId="42864E4E"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7F2E46BA" w14:textId="3106BE01" w:rsidR="25F80EF1" w:rsidRDefault="25F80EF1" w:rsidP="25F80EF1">
            <w:pPr>
              <w:pStyle w:val="ListParagraph"/>
              <w:numPr>
                <w:ilvl w:val="0"/>
                <w:numId w:val="2"/>
              </w:numPr>
              <w:ind w:left="360"/>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Field-made connectors</w:t>
            </w:r>
          </w:p>
        </w:tc>
        <w:tc>
          <w:tcPr>
            <w:tcW w:w="3922" w:type="dxa"/>
          </w:tcPr>
          <w:p w14:paraId="6A2EE1C6" w14:textId="0C544C1C" w:rsidR="25F80EF1" w:rsidRDefault="25F80EF1" w:rsidP="25F80EF1">
            <w:pPr>
              <w:ind w:left="360"/>
              <w:jc w:val="center"/>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Sample ISO 2859</w:t>
            </w:r>
          </w:p>
        </w:tc>
      </w:tr>
      <w:tr w:rsidR="25F80EF1" w14:paraId="1A938A12"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2ACC8BFC" w14:textId="4D034B5F" w:rsidR="25F80EF1" w:rsidRDefault="25F80EF1" w:rsidP="25F80EF1">
            <w:pPr>
              <w:pStyle w:val="ListParagraph"/>
              <w:numPr>
                <w:ilvl w:val="0"/>
                <w:numId w:val="2"/>
              </w:numPr>
              <w:ind w:left="360"/>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Factory-made connectors</w:t>
            </w:r>
          </w:p>
        </w:tc>
        <w:tc>
          <w:tcPr>
            <w:tcW w:w="3922" w:type="dxa"/>
          </w:tcPr>
          <w:p w14:paraId="777E5081" w14:textId="45C8A9A2" w:rsidR="25F80EF1" w:rsidRDefault="25F80EF1" w:rsidP="25F80EF1">
            <w:pPr>
              <w:ind w:left="360"/>
              <w:jc w:val="center"/>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Sample ISO 2859</w:t>
            </w:r>
          </w:p>
        </w:tc>
      </w:tr>
      <w:tr w:rsidR="25F80EF1" w14:paraId="4FE67230"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28604564" w14:textId="1D402038" w:rsidR="25F80EF1" w:rsidRDefault="25F80EF1" w:rsidP="25F80EF1">
            <w:pPr>
              <w:pStyle w:val="ListParagraph"/>
              <w:numPr>
                <w:ilvl w:val="0"/>
                <w:numId w:val="2"/>
              </w:numPr>
              <w:ind w:left="360"/>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Modules</w:t>
            </w:r>
          </w:p>
        </w:tc>
        <w:tc>
          <w:tcPr>
            <w:tcW w:w="3922" w:type="dxa"/>
          </w:tcPr>
          <w:p w14:paraId="2F64BFBC" w14:textId="7FCDB857" w:rsidR="25F80EF1" w:rsidRDefault="25F80EF1" w:rsidP="25F80EF1">
            <w:pPr>
              <w:ind w:left="360"/>
              <w:jc w:val="center"/>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Sample ISO 2859</w:t>
            </w:r>
          </w:p>
        </w:tc>
      </w:tr>
      <w:tr w:rsidR="25F80EF1" w14:paraId="7AA2165F"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9262" w:type="dxa"/>
            <w:gridSpan w:val="3"/>
          </w:tcPr>
          <w:p w14:paraId="067970BC" w14:textId="614B0E17" w:rsidR="25F80EF1" w:rsidRDefault="25F80EF1" w:rsidP="25F80EF1">
            <w:pPr>
              <w:rPr>
                <w:rFonts w:ascii="Calibri" w:eastAsia="Calibri" w:hAnsi="Calibri" w:cs="Calibri"/>
                <w:color w:val="000000" w:themeColor="text1"/>
                <w:sz w:val="14"/>
                <w:szCs w:val="14"/>
              </w:rPr>
            </w:pPr>
            <w:commentRangeStart w:id="32"/>
            <w:r w:rsidRPr="25F80EF1">
              <w:rPr>
                <w:rFonts w:ascii="Calibri" w:eastAsia="Calibri" w:hAnsi="Calibri" w:cs="Calibri"/>
                <w:b/>
                <w:bCs/>
                <w:color w:val="000000" w:themeColor="text1"/>
                <w:sz w:val="20"/>
                <w:szCs w:val="20"/>
              </w:rPr>
              <w:t xml:space="preserve">Thermal imaging: </w:t>
            </w:r>
            <w:r w:rsidRPr="25F80EF1">
              <w:rPr>
                <w:rFonts w:ascii="Calibri" w:eastAsia="Calibri" w:hAnsi="Calibri" w:cs="Calibri"/>
                <w:i/>
                <w:iCs/>
                <w:color w:val="000000" w:themeColor="text1"/>
                <w:sz w:val="14"/>
                <w:szCs w:val="14"/>
              </w:rPr>
              <w:t>Hot connections, outside temperature range, hot spots,</w:t>
            </w:r>
            <w:r w:rsidRPr="25F80EF1">
              <w:rPr>
                <w:rFonts w:ascii="Calibri" w:eastAsia="Calibri" w:hAnsi="Calibri" w:cs="Calibri"/>
                <w:b/>
                <w:bCs/>
                <w:color w:val="000000" w:themeColor="text1"/>
                <w:sz w:val="20"/>
                <w:szCs w:val="20"/>
              </w:rPr>
              <w:t xml:space="preserve"> </w:t>
            </w:r>
            <w:r w:rsidRPr="25F80EF1">
              <w:rPr>
                <w:rFonts w:ascii="Calibri" w:eastAsia="Calibri" w:hAnsi="Calibri" w:cs="Calibri"/>
                <w:i/>
                <w:iCs/>
                <w:color w:val="000000" w:themeColor="text1"/>
                <w:sz w:val="14"/>
                <w:szCs w:val="14"/>
              </w:rPr>
              <w:t>temperature deltas, excessive temperatures…</w:t>
            </w:r>
            <w:commentRangeEnd w:id="32"/>
            <w:r w:rsidR="00271AA8">
              <w:rPr>
                <w:rStyle w:val="CommentReference"/>
              </w:rPr>
              <w:commentReference w:id="32"/>
            </w:r>
          </w:p>
        </w:tc>
      </w:tr>
      <w:tr w:rsidR="25F80EF1" w14:paraId="775ED184"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5D3D3C2A" w14:textId="5BD75F64" w:rsidR="25F80EF1" w:rsidRDefault="25F80EF1" w:rsidP="25F80EF1">
            <w:pPr>
              <w:pStyle w:val="ListParagraph"/>
              <w:numPr>
                <w:ilvl w:val="0"/>
                <w:numId w:val="1"/>
              </w:numPr>
              <w:ind w:left="360"/>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AC protections and AC breakers, terminations</w:t>
            </w:r>
          </w:p>
        </w:tc>
        <w:tc>
          <w:tcPr>
            <w:tcW w:w="3922" w:type="dxa"/>
          </w:tcPr>
          <w:p w14:paraId="16130352" w14:textId="37105FFC" w:rsidR="25F80EF1" w:rsidRDefault="25F80EF1" w:rsidP="25F80EF1">
            <w:pPr>
              <w:ind w:left="360"/>
              <w:jc w:val="center"/>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Sample ISO 2859</w:t>
            </w:r>
          </w:p>
        </w:tc>
      </w:tr>
      <w:tr w:rsidR="25F80EF1" w14:paraId="4C2F9E84"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2F3B4FA0" w14:textId="0FF660CC" w:rsidR="25F80EF1" w:rsidRDefault="25F80EF1" w:rsidP="25F80EF1">
            <w:pPr>
              <w:pStyle w:val="ListParagraph"/>
              <w:numPr>
                <w:ilvl w:val="0"/>
                <w:numId w:val="1"/>
              </w:numPr>
              <w:ind w:left="360"/>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Inverters (central, string</w:t>
            </w:r>
            <w:r w:rsidR="009E1B75">
              <w:rPr>
                <w:rFonts w:ascii="Calibri" w:eastAsia="Calibri" w:hAnsi="Calibri" w:cs="Calibri"/>
                <w:i/>
                <w:iCs/>
                <w:color w:val="000000" w:themeColor="text1"/>
                <w:sz w:val="20"/>
                <w:szCs w:val="20"/>
              </w:rPr>
              <w:t>,</w:t>
            </w:r>
            <w:r w:rsidRPr="25F80EF1">
              <w:rPr>
                <w:rFonts w:ascii="Calibri" w:eastAsia="Calibri" w:hAnsi="Calibri" w:cs="Calibri"/>
                <w:i/>
                <w:iCs/>
                <w:color w:val="000000" w:themeColor="text1"/>
                <w:sz w:val="20"/>
                <w:szCs w:val="20"/>
              </w:rPr>
              <w:t xml:space="preserve"> or microinverters)</w:t>
            </w:r>
          </w:p>
        </w:tc>
        <w:tc>
          <w:tcPr>
            <w:tcW w:w="3922" w:type="dxa"/>
          </w:tcPr>
          <w:p w14:paraId="244435A6" w14:textId="4384D0B0" w:rsidR="25F80EF1" w:rsidRDefault="25F80EF1" w:rsidP="25F80EF1">
            <w:pPr>
              <w:ind w:left="360"/>
              <w:jc w:val="center"/>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Sample ISO 2859</w:t>
            </w:r>
          </w:p>
        </w:tc>
      </w:tr>
      <w:tr w:rsidR="25F80EF1" w14:paraId="7AC93A83"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35EE22EE" w14:textId="6487B42D" w:rsidR="25F80EF1" w:rsidRDefault="25F80EF1" w:rsidP="25F80EF1">
            <w:pPr>
              <w:pStyle w:val="ListParagraph"/>
              <w:numPr>
                <w:ilvl w:val="0"/>
                <w:numId w:val="1"/>
              </w:numPr>
              <w:ind w:left="360"/>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DC Distribution system, splices, junction boxes</w:t>
            </w:r>
            <w:r w:rsidR="009E1B75">
              <w:rPr>
                <w:rFonts w:ascii="Calibri" w:eastAsia="Calibri" w:hAnsi="Calibri" w:cs="Calibri"/>
                <w:i/>
                <w:iCs/>
                <w:color w:val="000000" w:themeColor="text1"/>
                <w:sz w:val="20"/>
                <w:szCs w:val="20"/>
              </w:rPr>
              <w:t>,</w:t>
            </w:r>
            <w:r w:rsidRPr="25F80EF1">
              <w:rPr>
                <w:rFonts w:ascii="Calibri" w:eastAsia="Calibri" w:hAnsi="Calibri" w:cs="Calibri"/>
                <w:i/>
                <w:iCs/>
                <w:color w:val="000000" w:themeColor="text1"/>
                <w:sz w:val="20"/>
                <w:szCs w:val="20"/>
              </w:rPr>
              <w:t xml:space="preserve"> and terminations</w:t>
            </w:r>
          </w:p>
        </w:tc>
        <w:tc>
          <w:tcPr>
            <w:tcW w:w="3922" w:type="dxa"/>
          </w:tcPr>
          <w:p w14:paraId="5D0E4ABF" w14:textId="1DEBE679" w:rsidR="25F80EF1" w:rsidRDefault="25F80EF1" w:rsidP="25F80EF1">
            <w:pPr>
              <w:ind w:left="360"/>
              <w:jc w:val="center"/>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Sample ISO 2859</w:t>
            </w:r>
          </w:p>
        </w:tc>
      </w:tr>
      <w:tr w:rsidR="25F80EF1" w14:paraId="455BF4E7"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6B944832" w14:textId="1432AFF2" w:rsidR="25F80EF1" w:rsidRDefault="25F80EF1" w:rsidP="25F80EF1">
            <w:pPr>
              <w:pStyle w:val="ListParagraph"/>
              <w:numPr>
                <w:ilvl w:val="0"/>
                <w:numId w:val="1"/>
              </w:numPr>
              <w:ind w:left="360"/>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 xml:space="preserve">Rapid </w:t>
            </w:r>
            <w:r w:rsidR="009E1B75">
              <w:rPr>
                <w:rFonts w:ascii="Calibri" w:eastAsia="Calibri" w:hAnsi="Calibri" w:cs="Calibri"/>
                <w:i/>
                <w:iCs/>
                <w:color w:val="000000" w:themeColor="text1"/>
                <w:sz w:val="20"/>
                <w:szCs w:val="20"/>
              </w:rPr>
              <w:t>shutdown</w:t>
            </w:r>
            <w:r w:rsidRPr="25F80EF1">
              <w:rPr>
                <w:rFonts w:ascii="Calibri" w:eastAsia="Calibri" w:hAnsi="Calibri" w:cs="Calibri"/>
                <w:i/>
                <w:iCs/>
                <w:color w:val="000000" w:themeColor="text1"/>
                <w:sz w:val="20"/>
                <w:szCs w:val="20"/>
              </w:rPr>
              <w:t>, optimizers</w:t>
            </w:r>
            <w:r w:rsidR="009E1B75">
              <w:rPr>
                <w:rFonts w:ascii="Calibri" w:eastAsia="Calibri" w:hAnsi="Calibri" w:cs="Calibri"/>
                <w:i/>
                <w:iCs/>
                <w:color w:val="000000" w:themeColor="text1"/>
                <w:sz w:val="20"/>
                <w:szCs w:val="20"/>
              </w:rPr>
              <w:t>,</w:t>
            </w:r>
            <w:r w:rsidRPr="25F80EF1">
              <w:rPr>
                <w:rFonts w:ascii="Calibri" w:eastAsia="Calibri" w:hAnsi="Calibri" w:cs="Calibri"/>
                <w:i/>
                <w:iCs/>
                <w:color w:val="000000" w:themeColor="text1"/>
                <w:sz w:val="20"/>
                <w:szCs w:val="20"/>
              </w:rPr>
              <w:t xml:space="preserve"> and other MLPE</w:t>
            </w:r>
          </w:p>
        </w:tc>
        <w:tc>
          <w:tcPr>
            <w:tcW w:w="3922" w:type="dxa"/>
          </w:tcPr>
          <w:p w14:paraId="409FDD23" w14:textId="00E7E204" w:rsidR="25F80EF1" w:rsidRDefault="25F80EF1" w:rsidP="25F80EF1">
            <w:pPr>
              <w:ind w:left="360"/>
              <w:jc w:val="center"/>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Sample ISO 2859</w:t>
            </w:r>
          </w:p>
        </w:tc>
      </w:tr>
      <w:tr w:rsidR="25F80EF1" w14:paraId="7BF38388"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4BE0A95F" w14:textId="4F3C6CA8" w:rsidR="25F80EF1" w:rsidRDefault="25F80EF1" w:rsidP="25F80EF1">
            <w:pPr>
              <w:pStyle w:val="ListParagraph"/>
              <w:numPr>
                <w:ilvl w:val="0"/>
                <w:numId w:val="1"/>
              </w:numPr>
              <w:ind w:left="360"/>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Combiner Boxes, terminations</w:t>
            </w:r>
          </w:p>
        </w:tc>
        <w:tc>
          <w:tcPr>
            <w:tcW w:w="3922" w:type="dxa"/>
          </w:tcPr>
          <w:p w14:paraId="1182352D" w14:textId="14E74756" w:rsidR="25F80EF1" w:rsidRDefault="25F80EF1" w:rsidP="25F80EF1">
            <w:pPr>
              <w:ind w:left="360"/>
              <w:jc w:val="center"/>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Sample ISO 2859</w:t>
            </w:r>
          </w:p>
        </w:tc>
      </w:tr>
      <w:tr w:rsidR="25F80EF1" w14:paraId="65DFE8B7"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68F27E98" w14:textId="1946D5EF" w:rsidR="25F80EF1" w:rsidRDefault="25F80EF1" w:rsidP="25F80EF1">
            <w:pPr>
              <w:pStyle w:val="ListParagraph"/>
              <w:numPr>
                <w:ilvl w:val="0"/>
                <w:numId w:val="1"/>
              </w:numPr>
              <w:ind w:left="360"/>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Field-made connectors</w:t>
            </w:r>
          </w:p>
        </w:tc>
        <w:tc>
          <w:tcPr>
            <w:tcW w:w="3922" w:type="dxa"/>
          </w:tcPr>
          <w:p w14:paraId="65E63A91" w14:textId="113756EE" w:rsidR="25F80EF1" w:rsidRDefault="25F80EF1" w:rsidP="25F80EF1">
            <w:pPr>
              <w:ind w:left="360"/>
              <w:jc w:val="center"/>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Sample ISO 2859</w:t>
            </w:r>
          </w:p>
        </w:tc>
      </w:tr>
      <w:tr w:rsidR="25F80EF1" w14:paraId="734AC7DA"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0D5F0073" w14:textId="4DBC1780" w:rsidR="25F80EF1" w:rsidRDefault="25F80EF1" w:rsidP="25F80EF1">
            <w:pPr>
              <w:pStyle w:val="ListParagraph"/>
              <w:numPr>
                <w:ilvl w:val="0"/>
                <w:numId w:val="1"/>
              </w:numPr>
              <w:ind w:left="360"/>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Factory-made connectors</w:t>
            </w:r>
          </w:p>
        </w:tc>
        <w:tc>
          <w:tcPr>
            <w:tcW w:w="3922" w:type="dxa"/>
          </w:tcPr>
          <w:p w14:paraId="1F5BC1D9" w14:textId="3EA8D344" w:rsidR="25F80EF1" w:rsidRDefault="25F80EF1" w:rsidP="25F80EF1">
            <w:pPr>
              <w:ind w:left="360"/>
              <w:jc w:val="center"/>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Sample ISO 2859</w:t>
            </w:r>
          </w:p>
        </w:tc>
      </w:tr>
      <w:tr w:rsidR="25F80EF1" w14:paraId="0648B122"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74456A97" w14:textId="389A5BE8" w:rsidR="25F80EF1" w:rsidRDefault="25F80EF1" w:rsidP="25F80EF1">
            <w:pPr>
              <w:pStyle w:val="ListParagraph"/>
              <w:numPr>
                <w:ilvl w:val="0"/>
                <w:numId w:val="1"/>
              </w:numPr>
              <w:ind w:left="360"/>
              <w:rPr>
                <w:rFonts w:ascii="Calibri" w:eastAsia="Calibri" w:hAnsi="Calibri" w:cs="Calibri"/>
                <w:color w:val="000000" w:themeColor="text1"/>
                <w:sz w:val="20"/>
                <w:szCs w:val="20"/>
              </w:rPr>
            </w:pPr>
            <w:r w:rsidRPr="25F80EF1">
              <w:rPr>
                <w:rFonts w:ascii="Calibri" w:eastAsia="Calibri" w:hAnsi="Calibri" w:cs="Calibri"/>
                <w:b/>
                <w:bCs/>
                <w:i/>
                <w:iCs/>
                <w:color w:val="000000" w:themeColor="text1"/>
                <w:sz w:val="20"/>
                <w:szCs w:val="20"/>
              </w:rPr>
              <w:t>Modules</w:t>
            </w:r>
          </w:p>
        </w:tc>
        <w:tc>
          <w:tcPr>
            <w:tcW w:w="3922" w:type="dxa"/>
          </w:tcPr>
          <w:p w14:paraId="6919F0CA" w14:textId="65485971" w:rsidR="25F80EF1" w:rsidRDefault="25F80EF1" w:rsidP="25F80EF1">
            <w:pPr>
              <w:ind w:left="360"/>
              <w:jc w:val="center"/>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Sample ISO 2859</w:t>
            </w:r>
          </w:p>
        </w:tc>
      </w:tr>
      <w:tr w:rsidR="25F80EF1" w14:paraId="5A89325F"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7E664F8C" w14:textId="085701A9" w:rsidR="25F80EF1" w:rsidRDefault="25F80EF1" w:rsidP="25F80EF1">
            <w:pPr>
              <w:rPr>
                <w:rFonts w:ascii="Calibri" w:eastAsia="Calibri" w:hAnsi="Calibri" w:cs="Calibri"/>
                <w:color w:val="000000" w:themeColor="text1"/>
                <w:sz w:val="20"/>
                <w:szCs w:val="20"/>
              </w:rPr>
            </w:pPr>
            <w:r w:rsidRPr="25F80EF1">
              <w:rPr>
                <w:rFonts w:ascii="Calibri" w:eastAsia="Calibri" w:hAnsi="Calibri" w:cs="Calibri"/>
                <w:b/>
                <w:bCs/>
                <w:color w:val="000000" w:themeColor="text1"/>
                <w:sz w:val="20"/>
                <w:szCs w:val="20"/>
              </w:rPr>
              <w:t xml:space="preserve">IV-Curve tracing </w:t>
            </w:r>
          </w:p>
        </w:tc>
        <w:tc>
          <w:tcPr>
            <w:tcW w:w="3922" w:type="dxa"/>
          </w:tcPr>
          <w:p w14:paraId="3691FECB" w14:textId="75E82A63" w:rsidR="25F80EF1" w:rsidRDefault="25F80EF1" w:rsidP="25F80EF1">
            <w:pPr>
              <w:ind w:left="360"/>
              <w:jc w:val="center"/>
              <w:rPr>
                <w:rFonts w:ascii="Calibri" w:eastAsia="Calibri" w:hAnsi="Calibri" w:cs="Calibri"/>
                <w:color w:val="808080" w:themeColor="background1" w:themeShade="80"/>
                <w:sz w:val="20"/>
                <w:szCs w:val="20"/>
              </w:rPr>
            </w:pPr>
            <w:r w:rsidRPr="25F80EF1">
              <w:rPr>
                <w:rFonts w:ascii="Calibri" w:eastAsia="Calibri" w:hAnsi="Calibri" w:cs="Calibri"/>
                <w:i/>
                <w:iCs/>
                <w:color w:val="808080" w:themeColor="background1" w:themeShade="80"/>
                <w:sz w:val="20"/>
                <w:szCs w:val="20"/>
              </w:rPr>
              <w:t>Not included</w:t>
            </w:r>
          </w:p>
        </w:tc>
      </w:tr>
      <w:tr w:rsidR="25F80EF1" w14:paraId="79F9224A"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31321712" w14:textId="4C5A9112" w:rsidR="25F80EF1" w:rsidRDefault="25F80EF1" w:rsidP="25F80EF1">
            <w:pPr>
              <w:rPr>
                <w:rFonts w:ascii="Calibri" w:eastAsia="Calibri" w:hAnsi="Calibri" w:cs="Calibri"/>
                <w:color w:val="000000" w:themeColor="text1"/>
                <w:sz w:val="20"/>
                <w:szCs w:val="20"/>
              </w:rPr>
            </w:pPr>
            <w:r w:rsidRPr="25F80EF1">
              <w:rPr>
                <w:rFonts w:ascii="Calibri" w:eastAsia="Calibri" w:hAnsi="Calibri" w:cs="Calibri"/>
                <w:b/>
                <w:bCs/>
                <w:color w:val="000000" w:themeColor="text1"/>
                <w:sz w:val="20"/>
                <w:szCs w:val="20"/>
              </w:rPr>
              <w:t>I</w:t>
            </w:r>
            <w:r w:rsidRPr="25F80EF1">
              <w:rPr>
                <w:rFonts w:ascii="Calibri" w:eastAsia="Calibri" w:hAnsi="Calibri" w:cs="Calibri"/>
                <w:b/>
                <w:bCs/>
                <w:color w:val="000000" w:themeColor="text1"/>
                <w:sz w:val="20"/>
                <w:szCs w:val="20"/>
                <w:vertAlign w:val="subscript"/>
              </w:rPr>
              <w:t>SC</w:t>
            </w:r>
            <w:r w:rsidRPr="25F80EF1">
              <w:rPr>
                <w:rFonts w:ascii="Calibri" w:eastAsia="Calibri" w:hAnsi="Calibri" w:cs="Calibri"/>
                <w:b/>
                <w:bCs/>
                <w:color w:val="000000" w:themeColor="text1"/>
                <w:sz w:val="20"/>
                <w:szCs w:val="20"/>
              </w:rPr>
              <w:t xml:space="preserve"> – V</w:t>
            </w:r>
            <w:r w:rsidRPr="25F80EF1">
              <w:rPr>
                <w:rFonts w:ascii="Calibri" w:eastAsia="Calibri" w:hAnsi="Calibri" w:cs="Calibri"/>
                <w:b/>
                <w:bCs/>
                <w:color w:val="000000" w:themeColor="text1"/>
                <w:sz w:val="20"/>
                <w:szCs w:val="20"/>
                <w:vertAlign w:val="subscript"/>
              </w:rPr>
              <w:t>OC</w:t>
            </w:r>
            <w:r w:rsidRPr="25F80EF1">
              <w:rPr>
                <w:rFonts w:ascii="Calibri" w:eastAsia="Calibri" w:hAnsi="Calibri" w:cs="Calibri"/>
                <w:b/>
                <w:bCs/>
                <w:color w:val="000000" w:themeColor="text1"/>
                <w:sz w:val="20"/>
                <w:szCs w:val="20"/>
              </w:rPr>
              <w:t xml:space="preserve"> measurements </w:t>
            </w:r>
          </w:p>
        </w:tc>
        <w:tc>
          <w:tcPr>
            <w:tcW w:w="3922" w:type="dxa"/>
          </w:tcPr>
          <w:p w14:paraId="59348C58" w14:textId="7C7C96D6" w:rsidR="25F80EF1" w:rsidRDefault="25F80EF1" w:rsidP="25F80EF1">
            <w:pPr>
              <w:ind w:left="360"/>
              <w:jc w:val="center"/>
              <w:rPr>
                <w:rFonts w:ascii="Calibri" w:eastAsia="Calibri" w:hAnsi="Calibri" w:cs="Calibri"/>
                <w:color w:val="808080" w:themeColor="background1" w:themeShade="80"/>
                <w:sz w:val="20"/>
                <w:szCs w:val="20"/>
              </w:rPr>
            </w:pPr>
            <w:r w:rsidRPr="25F80EF1">
              <w:rPr>
                <w:rFonts w:ascii="Calibri" w:eastAsia="Calibri" w:hAnsi="Calibri" w:cs="Calibri"/>
                <w:i/>
                <w:iCs/>
                <w:color w:val="808080" w:themeColor="background1" w:themeShade="80"/>
                <w:sz w:val="20"/>
                <w:szCs w:val="20"/>
              </w:rPr>
              <w:t>Not included</w:t>
            </w:r>
          </w:p>
        </w:tc>
      </w:tr>
      <w:tr w:rsidR="25F80EF1" w14:paraId="0E4B985B"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315588EC" w14:textId="68621FE0" w:rsidR="25F80EF1" w:rsidRDefault="25F80EF1" w:rsidP="25F80EF1">
            <w:pPr>
              <w:rPr>
                <w:rFonts w:ascii="Calibri" w:eastAsia="Calibri" w:hAnsi="Calibri" w:cs="Calibri"/>
                <w:color w:val="000000" w:themeColor="text1"/>
                <w:sz w:val="20"/>
                <w:szCs w:val="20"/>
              </w:rPr>
            </w:pPr>
            <w:r w:rsidRPr="25F80EF1">
              <w:rPr>
                <w:rFonts w:ascii="Calibri" w:eastAsia="Calibri" w:hAnsi="Calibri" w:cs="Calibri"/>
                <w:b/>
                <w:bCs/>
                <w:color w:val="000000" w:themeColor="text1"/>
                <w:sz w:val="20"/>
                <w:szCs w:val="20"/>
              </w:rPr>
              <w:t xml:space="preserve">Insulation resistance test </w:t>
            </w:r>
          </w:p>
        </w:tc>
        <w:tc>
          <w:tcPr>
            <w:tcW w:w="3922" w:type="dxa"/>
          </w:tcPr>
          <w:p w14:paraId="4BBE3796" w14:textId="589AD0FC" w:rsidR="25F80EF1" w:rsidRDefault="25F80EF1" w:rsidP="25F80EF1">
            <w:pPr>
              <w:ind w:left="360"/>
              <w:jc w:val="center"/>
              <w:rPr>
                <w:rFonts w:ascii="Calibri" w:eastAsia="Calibri" w:hAnsi="Calibri" w:cs="Calibri"/>
                <w:color w:val="808080" w:themeColor="background1" w:themeShade="80"/>
                <w:sz w:val="20"/>
                <w:szCs w:val="20"/>
              </w:rPr>
            </w:pPr>
            <w:r w:rsidRPr="25F80EF1">
              <w:rPr>
                <w:rFonts w:ascii="Calibri" w:eastAsia="Calibri" w:hAnsi="Calibri" w:cs="Calibri"/>
                <w:i/>
                <w:iCs/>
                <w:color w:val="808080" w:themeColor="background1" w:themeShade="80"/>
                <w:sz w:val="20"/>
                <w:szCs w:val="20"/>
              </w:rPr>
              <w:t>Not included</w:t>
            </w:r>
          </w:p>
        </w:tc>
      </w:tr>
      <w:tr w:rsidR="25F80EF1" w14:paraId="181916E0"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7481875F" w14:textId="61124FF6" w:rsidR="25F80EF1" w:rsidRDefault="25F80EF1" w:rsidP="25F80EF1">
            <w:pPr>
              <w:rPr>
                <w:rFonts w:ascii="Calibri" w:eastAsia="Calibri" w:hAnsi="Calibri" w:cs="Calibri"/>
                <w:color w:val="000000" w:themeColor="text1"/>
                <w:sz w:val="20"/>
                <w:szCs w:val="20"/>
              </w:rPr>
            </w:pPr>
            <w:r w:rsidRPr="25F80EF1">
              <w:rPr>
                <w:rFonts w:ascii="Calibri" w:eastAsia="Calibri" w:hAnsi="Calibri" w:cs="Calibri"/>
                <w:b/>
                <w:bCs/>
                <w:color w:val="000000" w:themeColor="text1"/>
                <w:sz w:val="20"/>
                <w:szCs w:val="20"/>
              </w:rPr>
              <w:t>Continuity testing</w:t>
            </w:r>
          </w:p>
        </w:tc>
        <w:tc>
          <w:tcPr>
            <w:tcW w:w="3922" w:type="dxa"/>
          </w:tcPr>
          <w:p w14:paraId="3FA8AC35" w14:textId="12ED6222" w:rsidR="25F80EF1" w:rsidRDefault="25F80EF1" w:rsidP="25F80EF1">
            <w:pPr>
              <w:ind w:left="360"/>
              <w:jc w:val="center"/>
              <w:rPr>
                <w:rFonts w:ascii="Calibri" w:eastAsia="Calibri" w:hAnsi="Calibri" w:cs="Calibri"/>
                <w:color w:val="808080" w:themeColor="background1" w:themeShade="80"/>
                <w:sz w:val="20"/>
                <w:szCs w:val="20"/>
              </w:rPr>
            </w:pPr>
            <w:r w:rsidRPr="25F80EF1">
              <w:rPr>
                <w:rFonts w:ascii="Calibri" w:eastAsia="Calibri" w:hAnsi="Calibri" w:cs="Calibri"/>
                <w:i/>
                <w:iCs/>
                <w:color w:val="808080" w:themeColor="background1" w:themeShade="80"/>
                <w:sz w:val="20"/>
                <w:szCs w:val="20"/>
              </w:rPr>
              <w:t>Not included</w:t>
            </w:r>
          </w:p>
        </w:tc>
      </w:tr>
      <w:tr w:rsidR="25F80EF1" w14:paraId="1C72A315"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0F6361D9" w14:textId="333D760E" w:rsidR="25F80EF1" w:rsidRDefault="25F80EF1" w:rsidP="25F80EF1">
            <w:pPr>
              <w:rPr>
                <w:rFonts w:ascii="Calibri" w:eastAsia="Calibri" w:hAnsi="Calibri" w:cs="Calibri"/>
                <w:color w:val="000000" w:themeColor="text1"/>
                <w:sz w:val="20"/>
                <w:szCs w:val="20"/>
              </w:rPr>
            </w:pPr>
            <w:r w:rsidRPr="25F80EF1">
              <w:rPr>
                <w:rFonts w:ascii="Calibri" w:eastAsia="Calibri" w:hAnsi="Calibri" w:cs="Calibri"/>
                <w:b/>
                <w:bCs/>
                <w:color w:val="000000" w:themeColor="text1"/>
                <w:sz w:val="20"/>
                <w:szCs w:val="20"/>
              </w:rPr>
              <w:lastRenderedPageBreak/>
              <w:t>Punch list generation</w:t>
            </w:r>
          </w:p>
        </w:tc>
        <w:tc>
          <w:tcPr>
            <w:tcW w:w="3922" w:type="dxa"/>
          </w:tcPr>
          <w:p w14:paraId="18DD96A2" w14:textId="4CAF4B7D" w:rsidR="25F80EF1" w:rsidRDefault="25F80EF1" w:rsidP="25F80EF1">
            <w:pPr>
              <w:ind w:left="360"/>
              <w:jc w:val="center"/>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Included</w:t>
            </w:r>
          </w:p>
        </w:tc>
      </w:tr>
    </w:tbl>
    <w:p w14:paraId="56FE6594" w14:textId="4D7F01CB" w:rsidR="25F80EF1" w:rsidRDefault="25F80EF1" w:rsidP="25F80EF1"/>
    <w:sectPr w:rsidR="25F80EF1" w:rsidSect="00BC6DAE">
      <w:footerReference w:type="default" r:id="rId26"/>
      <w:footerReference w:type="first" r:id="rId27"/>
      <w:type w:val="continuous"/>
      <w:pgSz w:w="12240" w:h="15840"/>
      <w:pgMar w:top="1134" w:right="1289" w:bottom="1134" w:left="1701" w:header="708" w:footer="14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Rogan Guild" w:date="2025-06-23T05:55:00Z" w:initials="RG">
    <w:p w14:paraId="0EC68170" w14:textId="77777777" w:rsidR="0066373A" w:rsidRDefault="0066373A" w:rsidP="0066373A">
      <w:pPr>
        <w:pStyle w:val="CommentText"/>
      </w:pPr>
      <w:r>
        <w:rPr>
          <w:rStyle w:val="CommentReference"/>
        </w:rPr>
        <w:annotationRef/>
      </w:r>
      <w:r>
        <w:t xml:space="preserve">This travel estimate should reflect an assumption on how we’ll execute the work. I don’t see resource assumptions in the proposal, is this our usual ~4 hours with ~1-2 field engineers type inspection or more involved? And does this travel estimate cover flying someone in or just local driving? </w:t>
      </w:r>
    </w:p>
  </w:comment>
  <w:comment w:id="29" w:author="Rogan Guild" w:date="2025-06-23T05:57:00Z" w:initials="RG">
    <w:p w14:paraId="76CCA7F0" w14:textId="77777777" w:rsidR="0066373A" w:rsidRDefault="0066373A" w:rsidP="0066373A">
      <w:pPr>
        <w:pStyle w:val="CommentText"/>
      </w:pPr>
      <w:r>
        <w:rPr>
          <w:rStyle w:val="CommentReference"/>
        </w:rPr>
        <w:annotationRef/>
      </w:r>
      <w:r>
        <w:t xml:space="preserve">These three header sections should be located above in the Statement of Work section, not replicated here. </w:t>
      </w:r>
    </w:p>
  </w:comment>
  <w:comment w:id="30" w:author="Rogan Guild" w:date="2025-06-23T05:58:00Z" w:initials="RG">
    <w:p w14:paraId="74575580" w14:textId="77777777" w:rsidR="0066373A" w:rsidRDefault="0066373A" w:rsidP="0066373A">
      <w:pPr>
        <w:pStyle w:val="CommentText"/>
      </w:pPr>
      <w:r>
        <w:rPr>
          <w:rStyle w:val="CommentReference"/>
        </w:rPr>
        <w:annotationRef/>
      </w:r>
      <w:r>
        <w:t xml:space="preserve">This is inconsistent with what’s in Work Schedule above. Let’s keep the Work Schedule language and delete this. </w:t>
      </w:r>
    </w:p>
  </w:comment>
  <w:comment w:id="31" w:author="Rogan Guild" w:date="2025-06-23T06:16:00Z" w:initials="RG">
    <w:p w14:paraId="0239005D" w14:textId="77777777" w:rsidR="00271AA8" w:rsidRDefault="00271AA8" w:rsidP="00271AA8">
      <w:pPr>
        <w:pStyle w:val="CommentText"/>
      </w:pPr>
      <w:r>
        <w:rPr>
          <w:rStyle w:val="CommentReference"/>
        </w:rPr>
        <w:annotationRef/>
      </w:r>
      <w:r>
        <w:t xml:space="preserve">I personally like Calibri but let’s keep the font in the Aptos family everywhere if we can. </w:t>
      </w:r>
    </w:p>
  </w:comment>
  <w:comment w:id="32" w:author="Rogan Guild" w:date="2025-06-23T06:16:00Z" w:initials="RG">
    <w:p w14:paraId="4ECE1A38" w14:textId="6FCF34F9" w:rsidR="00271AA8" w:rsidRDefault="00271AA8" w:rsidP="00271AA8">
      <w:pPr>
        <w:pStyle w:val="CommentText"/>
      </w:pPr>
      <w:r>
        <w:rPr>
          <w:rStyle w:val="CommentReference"/>
        </w:rPr>
        <w:annotationRef/>
      </w:r>
      <w:r>
        <w:t xml:space="preserve">Probably a play to make this fit on one page but this text is pretty small in the end, if we drop the header there is probably room to make this slightly bigger.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C68170" w15:done="0"/>
  <w15:commentEx w15:paraId="76CCA7F0" w15:done="0"/>
  <w15:commentEx w15:paraId="74575580" w15:done="0"/>
  <w15:commentEx w15:paraId="0239005D" w15:done="0"/>
  <w15:commentEx w15:paraId="4ECE1A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077107" w16cex:dateUtc="2025-06-23T12:55:00Z"/>
  <w16cex:commentExtensible w16cex:durableId="3B17215B" w16cex:dateUtc="2025-06-23T12:57:00Z"/>
  <w16cex:commentExtensible w16cex:durableId="230056E8" w16cex:dateUtc="2025-06-23T12:58:00Z"/>
  <w16cex:commentExtensible w16cex:durableId="393DA164" w16cex:dateUtc="2025-06-23T13:16:00Z"/>
  <w16cex:commentExtensible w16cex:durableId="28A1807D" w16cex:dateUtc="2025-06-23T13: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C68170" w16cid:durableId="29077107"/>
  <w16cid:commentId w16cid:paraId="76CCA7F0" w16cid:durableId="3B17215B"/>
  <w16cid:commentId w16cid:paraId="74575580" w16cid:durableId="230056E8"/>
  <w16cid:commentId w16cid:paraId="0239005D" w16cid:durableId="393DA164"/>
  <w16cid:commentId w16cid:paraId="4ECE1A38" w16cid:durableId="28A180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189A2" w14:textId="77777777" w:rsidR="00332CC4" w:rsidRPr="007D37C7" w:rsidRDefault="00332CC4" w:rsidP="00F671BA">
      <w:r w:rsidRPr="007D37C7">
        <w:separator/>
      </w:r>
    </w:p>
  </w:endnote>
  <w:endnote w:type="continuationSeparator" w:id="0">
    <w:p w14:paraId="7CF984D5" w14:textId="77777777" w:rsidR="00332CC4" w:rsidRPr="007D37C7" w:rsidRDefault="00332CC4" w:rsidP="00F671BA">
      <w:r w:rsidRPr="007D37C7">
        <w:continuationSeparator/>
      </w:r>
    </w:p>
  </w:endnote>
  <w:endnote w:type="continuationNotice" w:id="1">
    <w:p w14:paraId="751E069E" w14:textId="77777777" w:rsidR="00332CC4" w:rsidRPr="007D37C7" w:rsidRDefault="00332C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Aptos SemiBold">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Black">
    <w:charset w:val="00"/>
    <w:family w:val="swiss"/>
    <w:pitch w:val="variable"/>
    <w:sig w:usb0="20000287" w:usb1="00000003"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281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16"/>
    </w:tblGrid>
    <w:tr w:rsidR="00304A5F" w:rsidRPr="007D37C7" w14:paraId="1DE64B30" w14:textId="77777777" w:rsidTr="00F45EA7">
      <w:trPr>
        <w:jc w:val="center"/>
      </w:trPr>
      <w:tc>
        <w:tcPr>
          <w:tcW w:w="12816" w:type="dxa"/>
          <w:tcBorders>
            <w:bottom w:val="single" w:sz="24" w:space="0" w:color="auto"/>
          </w:tcBorders>
        </w:tcPr>
        <w:p w14:paraId="3025316F" w14:textId="0CA3072E" w:rsidR="00304A5F" w:rsidRPr="007D37C7" w:rsidRDefault="00304A5F" w:rsidP="00F45EA7">
          <w:pPr>
            <w:pStyle w:val="Footer"/>
            <w:spacing w:before="120"/>
            <w:rPr>
              <w:b/>
              <w:bCs/>
              <w:lang w:val="en-US"/>
            </w:rPr>
          </w:pPr>
        </w:p>
      </w:tc>
    </w:tr>
    <w:tr w:rsidR="00F45EA7" w:rsidRPr="007D37C7" w14:paraId="24E04506" w14:textId="77777777" w:rsidTr="00F45EA7">
      <w:trPr>
        <w:jc w:val="center"/>
      </w:trPr>
      <w:tc>
        <w:tcPr>
          <w:tcW w:w="12816" w:type="dxa"/>
          <w:tcBorders>
            <w:top w:val="single" w:sz="24" w:space="0" w:color="auto"/>
          </w:tcBorders>
        </w:tcPr>
        <w:p w14:paraId="326A874F" w14:textId="77777777" w:rsidR="00F45EA7" w:rsidRPr="007D37C7" w:rsidRDefault="00F45EA7" w:rsidP="00F45EA7">
          <w:pPr>
            <w:pStyle w:val="Footer"/>
            <w:spacing w:before="120"/>
            <w:jc w:val="center"/>
            <w:rPr>
              <w:b/>
              <w:bCs/>
              <w:color w:val="00123B"/>
              <w:lang w:val="en-US"/>
            </w:rPr>
          </w:pPr>
          <w:proofErr w:type="spellStart"/>
          <w:r w:rsidRPr="007D37C7">
            <w:rPr>
              <w:b/>
              <w:bCs/>
              <w:color w:val="00123B"/>
              <w:lang w:val="en-US"/>
            </w:rPr>
            <w:t>SolarGrade</w:t>
          </w:r>
          <w:proofErr w:type="spellEnd"/>
          <w:r w:rsidRPr="007D37C7">
            <w:rPr>
              <w:b/>
              <w:bCs/>
              <w:color w:val="00123B"/>
              <w:lang w:val="en-US"/>
            </w:rPr>
            <w:t xml:space="preserve"> by </w:t>
          </w:r>
          <w:proofErr w:type="spellStart"/>
          <w:r w:rsidRPr="007D37C7">
            <w:rPr>
              <w:b/>
              <w:bCs/>
              <w:color w:val="00123B"/>
              <w:lang w:val="en-US"/>
            </w:rPr>
            <w:t>HelioVolta</w:t>
          </w:r>
          <w:proofErr w:type="spellEnd"/>
        </w:p>
        <w:p w14:paraId="61DE3691" w14:textId="3BD5C02F" w:rsidR="00F45EA7" w:rsidRPr="007D37C7" w:rsidRDefault="00F45EA7" w:rsidP="00F45EA7">
          <w:pPr>
            <w:pStyle w:val="Footer"/>
            <w:spacing w:before="120"/>
            <w:jc w:val="center"/>
            <w:rPr>
              <w:b/>
              <w:bCs/>
              <w:lang w:val="en-US"/>
            </w:rPr>
          </w:pPr>
          <w:hyperlink r:id="rId1" w:history="1">
            <w:r w:rsidRPr="007D37C7">
              <w:rPr>
                <w:rStyle w:val="Hyperlink"/>
                <w:b/>
                <w:bCs/>
                <w:lang w:val="en-US"/>
              </w:rPr>
              <w:t>solargrade.io</w:t>
            </w:r>
          </w:hyperlink>
          <w:r w:rsidRPr="007D37C7">
            <w:rPr>
              <w:b/>
              <w:bCs/>
              <w:color w:val="00123B"/>
              <w:lang w:val="en-US"/>
            </w:rPr>
            <w:t xml:space="preserve"> | </w:t>
          </w:r>
          <w:hyperlink r:id="rId2" w:history="1">
            <w:r w:rsidRPr="007D37C7">
              <w:rPr>
                <w:rStyle w:val="Hyperlink"/>
                <w:b/>
                <w:bCs/>
                <w:lang w:val="en-US"/>
              </w:rPr>
              <w:t>solargrade@heliovolta.com</w:t>
            </w:r>
          </w:hyperlink>
        </w:p>
      </w:tc>
    </w:tr>
  </w:tbl>
  <w:p w14:paraId="255767FA" w14:textId="795ECD62" w:rsidR="003918A4" w:rsidRPr="007D37C7" w:rsidRDefault="003918A4" w:rsidP="00F45EA7">
    <w:pPr>
      <w:pStyle w:val="Footer"/>
      <w:rPr>
        <w:b/>
        <w:bCs/>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E5BA1" w14:textId="77777777" w:rsidR="007E371E" w:rsidRDefault="007E371E" w:rsidP="007E371E">
    <w:pPr>
      <w:pStyle w:val="Heading1"/>
    </w:pPr>
    <w:r>
      <w:rPr>
        <w:noProof/>
      </w:rPr>
      <mc:AlternateContent>
        <mc:Choice Requires="wps">
          <w:drawing>
            <wp:anchor distT="0" distB="0" distL="114300" distR="114300" simplePos="0" relativeHeight="251658240" behindDoc="0" locked="0" layoutInCell="1" allowOverlap="1" wp14:anchorId="14DEBDCD" wp14:editId="40241CE4">
              <wp:simplePos x="0" y="0"/>
              <wp:positionH relativeFrom="column">
                <wp:posOffset>-1721580</wp:posOffset>
              </wp:positionH>
              <wp:positionV relativeFrom="paragraph">
                <wp:posOffset>162958</wp:posOffset>
              </wp:positionV>
              <wp:extent cx="8843323" cy="0"/>
              <wp:effectExtent l="0" t="19050" r="34290" b="19050"/>
              <wp:wrapNone/>
              <wp:docPr id="1097810289" name="Straight Connector 2"/>
              <wp:cNvGraphicFramePr/>
              <a:graphic xmlns:a="http://schemas.openxmlformats.org/drawingml/2006/main">
                <a:graphicData uri="http://schemas.microsoft.com/office/word/2010/wordprocessingShape">
                  <wps:wsp>
                    <wps:cNvCnPr/>
                    <wps:spPr>
                      <a:xfrm>
                        <a:off x="0" y="0"/>
                        <a:ext cx="8843323"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021EACDC">
            <v:line id="Straight Connector 2"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123b [3204]" strokeweight="2.25pt" from="-135.55pt,12.85pt" to="560.75pt,12.85pt" w14:anchorId="299EF4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">
              <v:stroke joinstyle="miter"/>
            </v:line>
          </w:pict>
        </mc:Fallback>
      </mc:AlternateContent>
    </w:r>
  </w:p>
  <w:p w14:paraId="114B0B52" w14:textId="034E0A6E" w:rsidR="00B32E65" w:rsidRPr="004748DF" w:rsidRDefault="007E371E" w:rsidP="004748DF">
    <w:pPr>
      <w:pStyle w:val="Footer"/>
      <w:jc w:val="center"/>
      <w:rPr>
        <w:b/>
        <w:bCs/>
        <w:color w:val="00123B" w:themeColor="accent1"/>
        <w:lang w:val="en-US"/>
      </w:rPr>
    </w:pPr>
    <w:proofErr w:type="spellStart"/>
    <w:r w:rsidRPr="004748DF">
      <w:rPr>
        <w:b/>
        <w:bCs/>
        <w:color w:val="00123B" w:themeColor="accent1"/>
        <w:lang w:val="en-US"/>
      </w:rPr>
      <w:t>HelioVolta</w:t>
    </w:r>
    <w:proofErr w:type="spellEnd"/>
    <w:r w:rsidRPr="004748DF">
      <w:rPr>
        <w:b/>
        <w:bCs/>
        <w:color w:val="00123B" w:themeColor="accent1"/>
        <w:lang w:val="en-US"/>
      </w:rPr>
      <w:t xml:space="preserve"> LLC</w:t>
    </w:r>
  </w:p>
  <w:p w14:paraId="77F4695B" w14:textId="01B43AA1" w:rsidR="007E371E" w:rsidRDefault="004748DF" w:rsidP="004748DF">
    <w:pPr>
      <w:pStyle w:val="Footer"/>
      <w:jc w:val="center"/>
      <w:rPr>
        <w:lang w:val="en-US"/>
      </w:rPr>
    </w:pPr>
    <w:hyperlink r:id="rId1" w:history="1">
      <w:r w:rsidRPr="004748DF">
        <w:rPr>
          <w:rStyle w:val="Hyperlink"/>
          <w:lang w:val="en-US"/>
        </w:rPr>
        <w:t>s</w:t>
      </w:r>
      <w:r w:rsidR="007E371E" w:rsidRPr="004748DF">
        <w:rPr>
          <w:rStyle w:val="Hyperlink"/>
          <w:lang w:val="en-US"/>
        </w:rPr>
        <w:t>olargrade.io/heliovolta</w:t>
      </w:r>
    </w:hyperlink>
    <w:r w:rsidR="007E371E">
      <w:rPr>
        <w:lang w:val="en-US"/>
      </w:rPr>
      <w:t xml:space="preserve"> | </w:t>
    </w:r>
    <w:hyperlink r:id="rId2" w:history="1">
      <w:r w:rsidR="00FF508B" w:rsidRPr="008D2C77">
        <w:rPr>
          <w:rStyle w:val="Hyperlink"/>
          <w:lang w:val="en-US"/>
        </w:rPr>
        <w:t>contact@heliovolta.com</w:t>
      </w:r>
    </w:hyperlink>
  </w:p>
  <w:p w14:paraId="544DBBF5" w14:textId="77777777" w:rsidR="004748DF" w:rsidRPr="00B32E65" w:rsidRDefault="004748DF" w:rsidP="004748DF">
    <w:pPr>
      <w:pStyle w:val="Footer"/>
      <w:jc w:val="cen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281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230"/>
      <w:gridCol w:w="4266"/>
    </w:tblGrid>
    <w:tr w:rsidR="00E076F3" w:rsidRPr="007D37C7" w14:paraId="2C93A4B8" w14:textId="218923C8" w:rsidTr="00672F91">
      <w:trPr>
        <w:jc w:val="center"/>
      </w:trPr>
      <w:tc>
        <w:tcPr>
          <w:tcW w:w="4320" w:type="dxa"/>
          <w:tcBorders>
            <w:bottom w:val="single" w:sz="12" w:space="0" w:color="auto"/>
          </w:tcBorders>
        </w:tcPr>
        <w:p w14:paraId="66141C6E" w14:textId="77777777" w:rsidR="00E076F3" w:rsidRPr="007D37C7" w:rsidRDefault="00E076F3" w:rsidP="00F45EA7">
          <w:pPr>
            <w:pStyle w:val="Footer"/>
            <w:spacing w:before="120"/>
            <w:rPr>
              <w:b/>
              <w:bCs/>
              <w:lang w:val="en-US"/>
            </w:rPr>
          </w:pPr>
        </w:p>
      </w:tc>
      <w:tc>
        <w:tcPr>
          <w:tcW w:w="8496" w:type="dxa"/>
          <w:gridSpan w:val="2"/>
          <w:tcBorders>
            <w:bottom w:val="single" w:sz="12" w:space="0" w:color="auto"/>
          </w:tcBorders>
        </w:tcPr>
        <w:p w14:paraId="252E82D4" w14:textId="77777777" w:rsidR="00E076F3" w:rsidRPr="007D37C7" w:rsidRDefault="00E076F3" w:rsidP="00E076F3">
          <w:pPr>
            <w:pStyle w:val="Footer"/>
            <w:spacing w:before="120"/>
            <w:jc w:val="center"/>
            <w:rPr>
              <w:b/>
              <w:bCs/>
              <w:lang w:val="en-US"/>
            </w:rPr>
          </w:pPr>
        </w:p>
      </w:tc>
    </w:tr>
    <w:tr w:rsidR="00BC2769" w:rsidRPr="00BC2769" w14:paraId="0B57EB19" w14:textId="0DA6410A" w:rsidTr="00672F91">
      <w:trPr>
        <w:trHeight w:val="435"/>
        <w:jc w:val="center"/>
      </w:trPr>
      <w:tc>
        <w:tcPr>
          <w:tcW w:w="8550" w:type="dxa"/>
          <w:gridSpan w:val="2"/>
          <w:tcBorders>
            <w:top w:val="single" w:sz="12" w:space="0" w:color="auto"/>
          </w:tcBorders>
        </w:tcPr>
        <w:p w14:paraId="519990E1" w14:textId="1E816AF9" w:rsidR="00E076F3" w:rsidRPr="00BC2769" w:rsidRDefault="00E076F3" w:rsidP="00BC6DAE">
          <w:pPr>
            <w:pStyle w:val="Footer"/>
            <w:spacing w:before="240"/>
            <w:ind w:left="706"/>
            <w:rPr>
              <w:rFonts w:asciiTheme="minorHAnsi" w:hAnsiTheme="minorHAnsi"/>
              <w:sz w:val="20"/>
              <w:szCs w:val="20"/>
              <w:lang w:val="en-US"/>
            </w:rPr>
          </w:pPr>
          <w:r w:rsidRPr="00BC2769">
            <w:rPr>
              <w:rFonts w:asciiTheme="minorHAnsi" w:hAnsiTheme="minorHAnsi"/>
              <w:sz w:val="20"/>
              <w:szCs w:val="20"/>
              <w:lang w:val="en-US"/>
            </w:rPr>
            <w:t>© 202</w:t>
          </w:r>
          <w:r w:rsidR="0004774C">
            <w:rPr>
              <w:rFonts w:asciiTheme="minorHAnsi" w:hAnsiTheme="minorHAnsi"/>
              <w:sz w:val="20"/>
              <w:szCs w:val="20"/>
              <w:lang w:val="en-US"/>
            </w:rPr>
            <w:t>5</w:t>
          </w:r>
          <w:r w:rsidRPr="00BC2769">
            <w:rPr>
              <w:rFonts w:asciiTheme="minorHAnsi" w:hAnsiTheme="minorHAnsi"/>
              <w:sz w:val="20"/>
              <w:szCs w:val="20"/>
              <w:lang w:val="en-US"/>
            </w:rPr>
            <w:t xml:space="preserve"> by </w:t>
          </w:r>
          <w:proofErr w:type="spellStart"/>
          <w:r w:rsidRPr="00BC2769">
            <w:rPr>
              <w:rFonts w:asciiTheme="minorHAnsi" w:hAnsiTheme="minorHAnsi"/>
              <w:sz w:val="20"/>
              <w:szCs w:val="20"/>
              <w:lang w:val="en-US"/>
            </w:rPr>
            <w:t>HelioVolta</w:t>
          </w:r>
          <w:proofErr w:type="spellEnd"/>
          <w:r w:rsidRPr="00BC2769">
            <w:rPr>
              <w:rFonts w:asciiTheme="minorHAnsi" w:hAnsiTheme="minorHAnsi"/>
              <w:sz w:val="20"/>
              <w:szCs w:val="20"/>
              <w:lang w:val="en-US"/>
            </w:rPr>
            <w:t xml:space="preserve"> LLC. All rights reserved.</w:t>
          </w:r>
          <w:r w:rsidRPr="00BC2769">
            <w:rPr>
              <w:rFonts w:asciiTheme="minorHAnsi" w:hAnsiTheme="minorHAnsi"/>
              <w:sz w:val="20"/>
              <w:szCs w:val="20"/>
              <w:lang w:val="en-US"/>
            </w:rPr>
            <w:br/>
            <w:t xml:space="preserve">Proprietary and confidential. </w:t>
          </w:r>
        </w:p>
      </w:tc>
      <w:tc>
        <w:tcPr>
          <w:tcW w:w="4266" w:type="dxa"/>
          <w:tcBorders>
            <w:top w:val="single" w:sz="12" w:space="0" w:color="auto"/>
          </w:tcBorders>
        </w:tcPr>
        <w:p w14:paraId="3E19C88B" w14:textId="36BA5B4E" w:rsidR="00E076F3" w:rsidRPr="00BC2769" w:rsidRDefault="00E076F3" w:rsidP="00BC6DAE">
          <w:pPr>
            <w:pStyle w:val="Footer"/>
            <w:spacing w:before="240"/>
            <w:jc w:val="center"/>
            <w:rPr>
              <w:rFonts w:asciiTheme="minorHAnsi" w:hAnsiTheme="minorHAnsi"/>
              <w:sz w:val="20"/>
              <w:szCs w:val="20"/>
              <w:lang w:val="en-US"/>
            </w:rPr>
          </w:pPr>
          <w:r w:rsidRPr="00BC2769">
            <w:rPr>
              <w:rFonts w:asciiTheme="minorHAnsi" w:hAnsiTheme="minorHAnsi"/>
              <w:sz w:val="20"/>
              <w:szCs w:val="20"/>
              <w:lang w:val="en-US"/>
            </w:rPr>
            <w:fldChar w:fldCharType="begin"/>
          </w:r>
          <w:r w:rsidRPr="00BC2769">
            <w:rPr>
              <w:rFonts w:asciiTheme="minorHAnsi" w:hAnsiTheme="minorHAnsi"/>
              <w:sz w:val="20"/>
              <w:szCs w:val="20"/>
              <w:lang w:val="en-US"/>
            </w:rPr>
            <w:instrText xml:space="preserve"> PAGE   \* MERGEFORMAT </w:instrText>
          </w:r>
          <w:r w:rsidRPr="00BC2769">
            <w:rPr>
              <w:rFonts w:asciiTheme="minorHAnsi" w:hAnsiTheme="minorHAnsi"/>
              <w:sz w:val="20"/>
              <w:szCs w:val="20"/>
              <w:lang w:val="en-US"/>
            </w:rPr>
            <w:fldChar w:fldCharType="separate"/>
          </w:r>
          <w:r w:rsidRPr="00BC2769">
            <w:rPr>
              <w:rFonts w:asciiTheme="minorHAnsi" w:hAnsiTheme="minorHAnsi"/>
              <w:noProof/>
              <w:sz w:val="20"/>
              <w:szCs w:val="20"/>
              <w:lang w:val="en-US"/>
            </w:rPr>
            <w:t>1</w:t>
          </w:r>
          <w:r w:rsidRPr="00BC2769">
            <w:rPr>
              <w:rFonts w:asciiTheme="minorHAnsi" w:hAnsiTheme="minorHAnsi"/>
              <w:noProof/>
              <w:sz w:val="20"/>
              <w:szCs w:val="20"/>
              <w:lang w:val="en-US"/>
            </w:rPr>
            <w:fldChar w:fldCharType="end"/>
          </w:r>
        </w:p>
      </w:tc>
    </w:tr>
  </w:tbl>
  <w:p w14:paraId="46E2CC03" w14:textId="77777777" w:rsidR="00E076F3" w:rsidRPr="00BC2769" w:rsidRDefault="00E076F3" w:rsidP="00E076F3">
    <w:pPr>
      <w:pStyle w:val="Footer"/>
      <w:spacing w:before="120"/>
      <w:rPr>
        <w:rFonts w:asciiTheme="minorHAnsi" w:hAnsiTheme="minorHAnsi"/>
        <w:sz w:val="20"/>
        <w:szCs w:val="20"/>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26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36"/>
      <w:gridCol w:w="6336"/>
    </w:tblGrid>
    <w:tr w:rsidR="00E5432A" w:rsidRPr="007D37C7" w14:paraId="444F139A" w14:textId="35D19443" w:rsidTr="00E076F3">
      <w:trPr>
        <w:jc w:val="center"/>
      </w:trPr>
      <w:tc>
        <w:tcPr>
          <w:tcW w:w="6336" w:type="dxa"/>
          <w:tcBorders>
            <w:bottom w:val="single" w:sz="24" w:space="0" w:color="auto"/>
          </w:tcBorders>
        </w:tcPr>
        <w:p w14:paraId="099C17F0" w14:textId="77777777" w:rsidR="00E5432A" w:rsidRPr="007D37C7" w:rsidRDefault="00E5432A" w:rsidP="00A1780D">
          <w:pPr>
            <w:pStyle w:val="Footer"/>
            <w:spacing w:before="120"/>
            <w:rPr>
              <w:b/>
              <w:bCs/>
              <w:lang w:val="en-US"/>
            </w:rPr>
          </w:pPr>
        </w:p>
      </w:tc>
      <w:tc>
        <w:tcPr>
          <w:tcW w:w="6336" w:type="dxa"/>
          <w:tcBorders>
            <w:bottom w:val="single" w:sz="24" w:space="0" w:color="auto"/>
          </w:tcBorders>
        </w:tcPr>
        <w:p w14:paraId="44319F30" w14:textId="77777777" w:rsidR="00E5432A" w:rsidRPr="007D37C7" w:rsidRDefault="00E5432A" w:rsidP="00A1780D">
          <w:pPr>
            <w:pStyle w:val="Footer"/>
            <w:spacing w:before="120"/>
            <w:rPr>
              <w:b/>
              <w:bCs/>
              <w:lang w:val="en-US"/>
            </w:rPr>
          </w:pPr>
        </w:p>
      </w:tc>
    </w:tr>
    <w:tr w:rsidR="00E5432A" w:rsidRPr="007D37C7" w14:paraId="70B56DA2" w14:textId="30ADDC2B" w:rsidTr="00E076F3">
      <w:trPr>
        <w:jc w:val="center"/>
      </w:trPr>
      <w:tc>
        <w:tcPr>
          <w:tcW w:w="6336" w:type="dxa"/>
          <w:tcBorders>
            <w:top w:val="single" w:sz="24" w:space="0" w:color="auto"/>
          </w:tcBorders>
        </w:tcPr>
        <w:p w14:paraId="7A0D7103" w14:textId="3C88BE95" w:rsidR="00E5432A" w:rsidRPr="007D37C7" w:rsidRDefault="00E5432A" w:rsidP="00A1780D">
          <w:pPr>
            <w:pStyle w:val="Footer"/>
            <w:spacing w:before="120"/>
            <w:jc w:val="center"/>
            <w:rPr>
              <w:b/>
              <w:bCs/>
              <w:lang w:val="en-US"/>
            </w:rPr>
          </w:pPr>
        </w:p>
      </w:tc>
      <w:tc>
        <w:tcPr>
          <w:tcW w:w="6336" w:type="dxa"/>
          <w:tcBorders>
            <w:top w:val="single" w:sz="24" w:space="0" w:color="auto"/>
          </w:tcBorders>
        </w:tcPr>
        <w:p w14:paraId="18E429FA" w14:textId="77777777" w:rsidR="00E5432A" w:rsidRPr="007D37C7" w:rsidRDefault="00E5432A" w:rsidP="00A1780D">
          <w:pPr>
            <w:pStyle w:val="Footer"/>
            <w:spacing w:before="120"/>
            <w:jc w:val="center"/>
            <w:rPr>
              <w:b/>
              <w:bCs/>
              <w:lang w:val="en-US"/>
            </w:rPr>
          </w:pPr>
        </w:p>
      </w:tc>
    </w:tr>
  </w:tbl>
  <w:p w14:paraId="7B3BCF44" w14:textId="77777777" w:rsidR="00E5432A" w:rsidRPr="007D37C7" w:rsidRDefault="00E5432A">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1970E" w14:textId="77777777" w:rsidR="00332CC4" w:rsidRPr="007D37C7" w:rsidRDefault="00332CC4" w:rsidP="00F671BA">
      <w:r w:rsidRPr="007D37C7">
        <w:separator/>
      </w:r>
    </w:p>
  </w:footnote>
  <w:footnote w:type="continuationSeparator" w:id="0">
    <w:p w14:paraId="1B68CEA9" w14:textId="77777777" w:rsidR="00332CC4" w:rsidRPr="007D37C7" w:rsidRDefault="00332CC4" w:rsidP="00F671BA">
      <w:r w:rsidRPr="007D37C7">
        <w:continuationSeparator/>
      </w:r>
    </w:p>
  </w:footnote>
  <w:footnote w:type="continuationNotice" w:id="1">
    <w:p w14:paraId="3492A510" w14:textId="77777777" w:rsidR="00332CC4" w:rsidRPr="007D37C7" w:rsidRDefault="00332CC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932C1" w14:textId="26277387" w:rsidR="0035053B" w:rsidRPr="00B678A3" w:rsidRDefault="00BC05F1" w:rsidP="0035053B">
    <w:pPr>
      <w:pStyle w:val="Header"/>
      <w:tabs>
        <w:tab w:val="left" w:pos="7895"/>
      </w:tabs>
      <w:jc w:val="right"/>
      <w:rPr>
        <w:sz w:val="12"/>
        <w:szCs w:val="12"/>
        <w:lang w:val="en-US"/>
      </w:rPr>
    </w:pPr>
    <w:r w:rsidRPr="007D37C7">
      <w:rPr>
        <w:noProof/>
        <w:lang w:val="en-US"/>
      </w:rPr>
      <w:drawing>
        <wp:inline distT="0" distB="0" distL="0" distR="0" wp14:anchorId="5287CFF8" wp14:editId="0E3AE065">
          <wp:extent cx="1039340" cy="682388"/>
          <wp:effectExtent l="0" t="0" r="8890" b="3810"/>
          <wp:docPr id="203630785" name="Picture 3" descr="A yellow circle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27339" name="Picture 3" descr="A yellow circle with blue text&#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7127" t="21950" r="17660" b="20961"/>
                  <a:stretch/>
                </pic:blipFill>
                <pic:spPr bwMode="auto">
                  <a:xfrm>
                    <a:off x="0" y="0"/>
                    <a:ext cx="1042165" cy="684243"/>
                  </a:xfrm>
                  <a:prstGeom prst="rect">
                    <a:avLst/>
                  </a:prstGeom>
                  <a:noFill/>
                  <a:ln>
                    <a:noFill/>
                  </a:ln>
                  <a:extLst>
                    <a:ext uri="{53640926-AAD7-44D8-BBD7-CCE9431645EC}">
                      <a14:shadowObscured xmlns:a14="http://schemas.microsoft.com/office/drawing/2010/main"/>
                    </a:ext>
                  </a:extLst>
                </pic:spPr>
              </pic:pic>
            </a:graphicData>
          </a:graphic>
        </wp:inline>
      </w:drawing>
    </w:r>
    <w:r w:rsidR="00B678A3">
      <w:rPr>
        <w:lang w:val="en-US"/>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E05EC" w14:textId="7E42B29E" w:rsidR="00DD670B" w:rsidRPr="00643519" w:rsidRDefault="00DD670B" w:rsidP="00DD670B">
    <w:pPr>
      <w:pStyle w:val="Header"/>
      <w:spacing w:after="40"/>
      <w:jc w:val="right"/>
      <w:rPr>
        <w:sz w:val="16"/>
        <w:szCs w:val="16"/>
        <w:lang w:val="en-US"/>
      </w:rPr>
    </w:pPr>
    <w:r>
      <w:rPr>
        <w:lang w:val="en-US"/>
      </w:rPr>
      <w:b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027A0" w14:textId="77777777" w:rsidR="00361336" w:rsidRPr="00643519" w:rsidRDefault="00361336" w:rsidP="00DD670B">
    <w:pPr>
      <w:pStyle w:val="Header"/>
      <w:spacing w:after="40"/>
      <w:jc w:val="right"/>
      <w:rPr>
        <w:sz w:val="16"/>
        <w:szCs w:val="16"/>
        <w:lang w:val="en-US"/>
      </w:rPr>
    </w:pPr>
    <w:r w:rsidRPr="007D37C7">
      <w:rPr>
        <w:noProof/>
        <w:lang w:val="en-US"/>
      </w:rPr>
      <w:drawing>
        <wp:inline distT="0" distB="0" distL="0" distR="0" wp14:anchorId="776D06AE" wp14:editId="2CA62E15">
          <wp:extent cx="1039340" cy="682388"/>
          <wp:effectExtent l="0" t="0" r="8890" b="3810"/>
          <wp:docPr id="15632643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12592"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l="17127" t="21950" r="17660" b="20961"/>
                  <a:stretch/>
                </pic:blipFill>
                <pic:spPr bwMode="auto">
                  <a:xfrm>
                    <a:off x="0" y="0"/>
                    <a:ext cx="1042165" cy="684243"/>
                  </a:xfrm>
                  <a:prstGeom prst="rect">
                    <a:avLst/>
                  </a:prstGeom>
                  <a:noFill/>
                  <a:ln>
                    <a:noFill/>
                  </a:ln>
                  <a:extLst>
                    <a:ext uri="{53640926-AAD7-44D8-BBD7-CCE9431645EC}">
                      <a14:shadowObscured xmlns:a14="http://schemas.microsoft.com/office/drawing/2010/main"/>
                    </a:ext>
                  </a:extLst>
                </pic:spPr>
              </pic:pic>
            </a:graphicData>
          </a:graphic>
        </wp:inline>
      </w:drawing>
    </w:r>
    <w:r>
      <w:rPr>
        <w:lang w:val="en-US"/>
      </w:rPr>
      <w:br/>
    </w:r>
  </w:p>
</w:hdr>
</file>

<file path=word/intelligence2.xml><?xml version="1.0" encoding="utf-8"?>
<int2:intelligence xmlns:int2="http://schemas.microsoft.com/office/intelligence/2020/intelligence" xmlns:oel="http://schemas.microsoft.com/office/2019/extlst">
  <int2:observations>
    <int2:bookmark int2:bookmarkName="_Int_F2ORoyGR" int2:invalidationBookmarkName="" int2:hashCode="oy4YX2bPmN1KIZ" int2:id="hqRXmPIh">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1253"/>
    <w:multiLevelType w:val="hybridMultilevel"/>
    <w:tmpl w:val="A68CB59E"/>
    <w:lvl w:ilvl="0" w:tplc="E238FA58">
      <w:start w:val="1"/>
      <w:numFmt w:val="bullet"/>
      <w:lvlText w:val=""/>
      <w:lvlJc w:val="left"/>
      <w:pPr>
        <w:ind w:left="1080" w:hanging="360"/>
      </w:pPr>
      <w:rPr>
        <w:rFonts w:ascii="Symbol" w:hAnsi="Symbol" w:hint="default"/>
      </w:rPr>
    </w:lvl>
    <w:lvl w:ilvl="1" w:tplc="88CEBB9A">
      <w:start w:val="1"/>
      <w:numFmt w:val="bullet"/>
      <w:lvlText w:val="o"/>
      <w:lvlJc w:val="left"/>
      <w:pPr>
        <w:ind w:left="1440" w:hanging="360"/>
      </w:pPr>
      <w:rPr>
        <w:rFonts w:ascii="Courier New" w:hAnsi="Courier New" w:hint="default"/>
      </w:rPr>
    </w:lvl>
    <w:lvl w:ilvl="2" w:tplc="73F4BA2E">
      <w:start w:val="1"/>
      <w:numFmt w:val="bullet"/>
      <w:lvlText w:val=""/>
      <w:lvlJc w:val="left"/>
      <w:pPr>
        <w:ind w:left="2160" w:hanging="360"/>
      </w:pPr>
      <w:rPr>
        <w:rFonts w:ascii="Wingdings" w:hAnsi="Wingdings" w:hint="default"/>
      </w:rPr>
    </w:lvl>
    <w:lvl w:ilvl="3" w:tplc="E514BD7E">
      <w:start w:val="1"/>
      <w:numFmt w:val="bullet"/>
      <w:lvlText w:val=""/>
      <w:lvlJc w:val="left"/>
      <w:pPr>
        <w:ind w:left="2880" w:hanging="360"/>
      </w:pPr>
      <w:rPr>
        <w:rFonts w:ascii="Symbol" w:hAnsi="Symbol" w:hint="default"/>
      </w:rPr>
    </w:lvl>
    <w:lvl w:ilvl="4" w:tplc="06A8CA2C">
      <w:start w:val="1"/>
      <w:numFmt w:val="bullet"/>
      <w:lvlText w:val="o"/>
      <w:lvlJc w:val="left"/>
      <w:pPr>
        <w:ind w:left="3600" w:hanging="360"/>
      </w:pPr>
      <w:rPr>
        <w:rFonts w:ascii="Courier New" w:hAnsi="Courier New" w:hint="default"/>
      </w:rPr>
    </w:lvl>
    <w:lvl w:ilvl="5" w:tplc="8F2C1602">
      <w:start w:val="1"/>
      <w:numFmt w:val="bullet"/>
      <w:lvlText w:val=""/>
      <w:lvlJc w:val="left"/>
      <w:pPr>
        <w:ind w:left="4320" w:hanging="360"/>
      </w:pPr>
      <w:rPr>
        <w:rFonts w:ascii="Wingdings" w:hAnsi="Wingdings" w:hint="default"/>
      </w:rPr>
    </w:lvl>
    <w:lvl w:ilvl="6" w:tplc="C9F65D66">
      <w:start w:val="1"/>
      <w:numFmt w:val="bullet"/>
      <w:lvlText w:val=""/>
      <w:lvlJc w:val="left"/>
      <w:pPr>
        <w:ind w:left="5040" w:hanging="360"/>
      </w:pPr>
      <w:rPr>
        <w:rFonts w:ascii="Symbol" w:hAnsi="Symbol" w:hint="default"/>
      </w:rPr>
    </w:lvl>
    <w:lvl w:ilvl="7" w:tplc="9FFE7718">
      <w:start w:val="1"/>
      <w:numFmt w:val="bullet"/>
      <w:lvlText w:val="o"/>
      <w:lvlJc w:val="left"/>
      <w:pPr>
        <w:ind w:left="5760" w:hanging="360"/>
      </w:pPr>
      <w:rPr>
        <w:rFonts w:ascii="Courier New" w:hAnsi="Courier New" w:hint="default"/>
      </w:rPr>
    </w:lvl>
    <w:lvl w:ilvl="8" w:tplc="3C04C9FE">
      <w:start w:val="1"/>
      <w:numFmt w:val="bullet"/>
      <w:lvlText w:val=""/>
      <w:lvlJc w:val="left"/>
      <w:pPr>
        <w:ind w:left="6480" w:hanging="360"/>
      </w:pPr>
      <w:rPr>
        <w:rFonts w:ascii="Wingdings" w:hAnsi="Wingdings" w:hint="default"/>
      </w:rPr>
    </w:lvl>
  </w:abstractNum>
  <w:abstractNum w:abstractNumId="1" w15:restartNumberingAfterBreak="0">
    <w:nsid w:val="02D96B65"/>
    <w:multiLevelType w:val="hybridMultilevel"/>
    <w:tmpl w:val="D18C9D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6806CE"/>
    <w:multiLevelType w:val="multilevel"/>
    <w:tmpl w:val="5A54D9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FA11F3"/>
    <w:multiLevelType w:val="hybridMultilevel"/>
    <w:tmpl w:val="279AA7B2"/>
    <w:lvl w:ilvl="0" w:tplc="C33E9D38">
      <w:start w:val="1"/>
      <w:numFmt w:val="decimal"/>
      <w:lvlText w:val="ANNE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EF48EE"/>
    <w:multiLevelType w:val="multilevel"/>
    <w:tmpl w:val="209A0F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07475DA"/>
    <w:multiLevelType w:val="hybridMultilevel"/>
    <w:tmpl w:val="90662D9A"/>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0FC3598"/>
    <w:multiLevelType w:val="hybridMultilevel"/>
    <w:tmpl w:val="6E4A964C"/>
    <w:lvl w:ilvl="0" w:tplc="479EF33C">
      <w:start w:val="1"/>
      <w:numFmt w:val="lowerLetter"/>
      <w:lvlText w:val="%1."/>
      <w:lvlJc w:val="left"/>
      <w:pPr>
        <w:ind w:left="2160" w:hanging="360"/>
      </w:pPr>
    </w:lvl>
    <w:lvl w:ilvl="1" w:tplc="022CA5D8">
      <w:start w:val="1"/>
      <w:numFmt w:val="lowerLetter"/>
      <w:lvlText w:val="%2."/>
      <w:lvlJc w:val="left"/>
      <w:pPr>
        <w:ind w:left="2160" w:hanging="360"/>
      </w:pPr>
    </w:lvl>
    <w:lvl w:ilvl="2" w:tplc="FF24A2D0">
      <w:start w:val="1"/>
      <w:numFmt w:val="lowerLetter"/>
      <w:lvlText w:val="%3."/>
      <w:lvlJc w:val="left"/>
      <w:pPr>
        <w:ind w:left="2160" w:hanging="360"/>
      </w:pPr>
    </w:lvl>
    <w:lvl w:ilvl="3" w:tplc="B302C3EE">
      <w:start w:val="1"/>
      <w:numFmt w:val="lowerLetter"/>
      <w:lvlText w:val="%4."/>
      <w:lvlJc w:val="left"/>
      <w:pPr>
        <w:ind w:left="2160" w:hanging="360"/>
      </w:pPr>
    </w:lvl>
    <w:lvl w:ilvl="4" w:tplc="2ABCEAF4">
      <w:start w:val="1"/>
      <w:numFmt w:val="lowerLetter"/>
      <w:lvlText w:val="%5."/>
      <w:lvlJc w:val="left"/>
      <w:pPr>
        <w:ind w:left="2160" w:hanging="360"/>
      </w:pPr>
    </w:lvl>
    <w:lvl w:ilvl="5" w:tplc="47866FB2">
      <w:start w:val="1"/>
      <w:numFmt w:val="lowerLetter"/>
      <w:lvlText w:val="%6."/>
      <w:lvlJc w:val="left"/>
      <w:pPr>
        <w:ind w:left="2160" w:hanging="360"/>
      </w:pPr>
    </w:lvl>
    <w:lvl w:ilvl="6" w:tplc="8D1A87CC">
      <w:start w:val="1"/>
      <w:numFmt w:val="lowerLetter"/>
      <w:lvlText w:val="%7."/>
      <w:lvlJc w:val="left"/>
      <w:pPr>
        <w:ind w:left="2160" w:hanging="360"/>
      </w:pPr>
    </w:lvl>
    <w:lvl w:ilvl="7" w:tplc="07A213CA">
      <w:start w:val="1"/>
      <w:numFmt w:val="lowerLetter"/>
      <w:lvlText w:val="%8."/>
      <w:lvlJc w:val="left"/>
      <w:pPr>
        <w:ind w:left="2160" w:hanging="360"/>
      </w:pPr>
    </w:lvl>
    <w:lvl w:ilvl="8" w:tplc="9F505E9C">
      <w:start w:val="1"/>
      <w:numFmt w:val="lowerLetter"/>
      <w:lvlText w:val="%9."/>
      <w:lvlJc w:val="left"/>
      <w:pPr>
        <w:ind w:left="2160" w:hanging="360"/>
      </w:pPr>
    </w:lvl>
  </w:abstractNum>
  <w:abstractNum w:abstractNumId="7" w15:restartNumberingAfterBreak="0">
    <w:nsid w:val="116F0BD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2B322FA"/>
    <w:multiLevelType w:val="hybridMultilevel"/>
    <w:tmpl w:val="C9869CC2"/>
    <w:lvl w:ilvl="0" w:tplc="FFFFFFFF">
      <w:start w:val="1"/>
      <w:numFmt w:val="decimal"/>
      <w:lvlText w:val="%1."/>
      <w:lvlJc w:val="left"/>
      <w:pPr>
        <w:ind w:left="720" w:hanging="360"/>
      </w:pPr>
      <w:rPr>
        <w:rFonts w:asciiTheme="minorHAnsi" w:hAnsiTheme="minorHAnsi" w:cstheme="minorHAnsi" w:hint="default"/>
        <w:b w:val="0"/>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2DA781E"/>
    <w:multiLevelType w:val="hybridMultilevel"/>
    <w:tmpl w:val="A78AE73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5F803D5"/>
    <w:multiLevelType w:val="hybridMultilevel"/>
    <w:tmpl w:val="6FF0E8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F81FBB"/>
    <w:multiLevelType w:val="hybridMultilevel"/>
    <w:tmpl w:val="E91A4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9E5501"/>
    <w:multiLevelType w:val="multilevel"/>
    <w:tmpl w:val="85CC8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EA0BF2"/>
    <w:multiLevelType w:val="hybridMultilevel"/>
    <w:tmpl w:val="D18C9D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05CD3E"/>
    <w:multiLevelType w:val="hybridMultilevel"/>
    <w:tmpl w:val="D8585AA8"/>
    <w:lvl w:ilvl="0" w:tplc="46825D16">
      <w:start w:val="1"/>
      <w:numFmt w:val="decimal"/>
      <w:lvlText w:val="%1."/>
      <w:lvlJc w:val="left"/>
      <w:pPr>
        <w:ind w:left="720" w:hanging="360"/>
      </w:pPr>
      <w:rPr>
        <w:rFonts w:ascii="Montserrat" w:hAnsi="Montserrat" w:hint="default"/>
      </w:rPr>
    </w:lvl>
    <w:lvl w:ilvl="1" w:tplc="A5DA41C6">
      <w:start w:val="1"/>
      <w:numFmt w:val="lowerLetter"/>
      <w:lvlText w:val="%2."/>
      <w:lvlJc w:val="left"/>
      <w:pPr>
        <w:ind w:left="1440" w:hanging="360"/>
      </w:pPr>
    </w:lvl>
    <w:lvl w:ilvl="2" w:tplc="DC6EE3D6">
      <w:start w:val="1"/>
      <w:numFmt w:val="lowerRoman"/>
      <w:lvlText w:val="%3."/>
      <w:lvlJc w:val="right"/>
      <w:pPr>
        <w:ind w:left="2160" w:hanging="180"/>
      </w:pPr>
    </w:lvl>
    <w:lvl w:ilvl="3" w:tplc="3364DFEC">
      <w:start w:val="1"/>
      <w:numFmt w:val="decimal"/>
      <w:lvlText w:val="%4."/>
      <w:lvlJc w:val="left"/>
      <w:pPr>
        <w:ind w:left="2880" w:hanging="360"/>
      </w:pPr>
    </w:lvl>
    <w:lvl w:ilvl="4" w:tplc="24B0CC02">
      <w:start w:val="1"/>
      <w:numFmt w:val="lowerLetter"/>
      <w:lvlText w:val="%5."/>
      <w:lvlJc w:val="left"/>
      <w:pPr>
        <w:ind w:left="3600" w:hanging="360"/>
      </w:pPr>
    </w:lvl>
    <w:lvl w:ilvl="5" w:tplc="17D490AA">
      <w:start w:val="1"/>
      <w:numFmt w:val="lowerRoman"/>
      <w:lvlText w:val="%6."/>
      <w:lvlJc w:val="right"/>
      <w:pPr>
        <w:ind w:left="4320" w:hanging="180"/>
      </w:pPr>
    </w:lvl>
    <w:lvl w:ilvl="6" w:tplc="5C5245F4">
      <w:start w:val="1"/>
      <w:numFmt w:val="decimal"/>
      <w:lvlText w:val="%7."/>
      <w:lvlJc w:val="left"/>
      <w:pPr>
        <w:ind w:left="5040" w:hanging="360"/>
      </w:pPr>
    </w:lvl>
    <w:lvl w:ilvl="7" w:tplc="EF4E4432">
      <w:start w:val="1"/>
      <w:numFmt w:val="lowerLetter"/>
      <w:lvlText w:val="%8."/>
      <w:lvlJc w:val="left"/>
      <w:pPr>
        <w:ind w:left="5760" w:hanging="360"/>
      </w:pPr>
    </w:lvl>
    <w:lvl w:ilvl="8" w:tplc="8FBCA7AA">
      <w:start w:val="1"/>
      <w:numFmt w:val="lowerRoman"/>
      <w:lvlText w:val="%9."/>
      <w:lvlJc w:val="right"/>
      <w:pPr>
        <w:ind w:left="6480" w:hanging="180"/>
      </w:pPr>
    </w:lvl>
  </w:abstractNum>
  <w:abstractNum w:abstractNumId="15" w15:restartNumberingAfterBreak="0">
    <w:nsid w:val="2E680333"/>
    <w:multiLevelType w:val="multilevel"/>
    <w:tmpl w:val="C66835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F4007"/>
    <w:multiLevelType w:val="hybridMultilevel"/>
    <w:tmpl w:val="E45C58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1221CF"/>
    <w:multiLevelType w:val="hybridMultilevel"/>
    <w:tmpl w:val="541C2B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B92F78"/>
    <w:multiLevelType w:val="hybridMultilevel"/>
    <w:tmpl w:val="931AD29C"/>
    <w:lvl w:ilvl="0" w:tplc="519EAC80">
      <w:start w:val="1"/>
      <w:numFmt w:val="decimal"/>
      <w:lvlText w:val="%1."/>
      <w:lvlJc w:val="left"/>
      <w:pPr>
        <w:ind w:left="720" w:hanging="360"/>
      </w:pPr>
      <w:rPr>
        <w:rFonts w:asciiTheme="minorHAnsi" w:hAnsiTheme="minorHAnsi" w:cstheme="minorHAnsi" w:hint="default"/>
        <w:b w:val="0"/>
        <w:bCs/>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5DC79D0"/>
    <w:multiLevelType w:val="hybridMultilevel"/>
    <w:tmpl w:val="84ECDF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CC3549"/>
    <w:multiLevelType w:val="hybridMultilevel"/>
    <w:tmpl w:val="FB14F212"/>
    <w:lvl w:ilvl="0" w:tplc="28D61866">
      <w:start w:val="1"/>
      <w:numFmt w:val="bullet"/>
      <w:lvlText w:val=""/>
      <w:lvlJc w:val="left"/>
      <w:pPr>
        <w:ind w:left="1160" w:hanging="360"/>
      </w:pPr>
      <w:rPr>
        <w:rFonts w:ascii="Symbol" w:hAnsi="Symbol" w:hint="default"/>
      </w:rPr>
    </w:lvl>
    <w:lvl w:ilvl="1" w:tplc="633C8ED6">
      <w:start w:val="1"/>
      <w:numFmt w:val="bullet"/>
      <w:lvlText w:val="o"/>
      <w:lvlJc w:val="left"/>
      <w:pPr>
        <w:ind w:left="1440" w:hanging="360"/>
      </w:pPr>
      <w:rPr>
        <w:rFonts w:ascii="Courier New" w:hAnsi="Courier New" w:hint="default"/>
      </w:rPr>
    </w:lvl>
    <w:lvl w:ilvl="2" w:tplc="24BCB688">
      <w:start w:val="1"/>
      <w:numFmt w:val="bullet"/>
      <w:lvlText w:val=""/>
      <w:lvlJc w:val="left"/>
      <w:pPr>
        <w:ind w:left="2160" w:hanging="360"/>
      </w:pPr>
      <w:rPr>
        <w:rFonts w:ascii="Wingdings" w:hAnsi="Wingdings" w:hint="default"/>
      </w:rPr>
    </w:lvl>
    <w:lvl w:ilvl="3" w:tplc="F7C04AB0">
      <w:start w:val="1"/>
      <w:numFmt w:val="bullet"/>
      <w:lvlText w:val=""/>
      <w:lvlJc w:val="left"/>
      <w:pPr>
        <w:ind w:left="2880" w:hanging="360"/>
      </w:pPr>
      <w:rPr>
        <w:rFonts w:ascii="Symbol" w:hAnsi="Symbol" w:hint="default"/>
      </w:rPr>
    </w:lvl>
    <w:lvl w:ilvl="4" w:tplc="AD926EAE">
      <w:start w:val="1"/>
      <w:numFmt w:val="bullet"/>
      <w:lvlText w:val="o"/>
      <w:lvlJc w:val="left"/>
      <w:pPr>
        <w:ind w:left="3600" w:hanging="360"/>
      </w:pPr>
      <w:rPr>
        <w:rFonts w:ascii="Courier New" w:hAnsi="Courier New" w:hint="default"/>
      </w:rPr>
    </w:lvl>
    <w:lvl w:ilvl="5" w:tplc="8BBE9390">
      <w:start w:val="1"/>
      <w:numFmt w:val="bullet"/>
      <w:lvlText w:val=""/>
      <w:lvlJc w:val="left"/>
      <w:pPr>
        <w:ind w:left="4320" w:hanging="360"/>
      </w:pPr>
      <w:rPr>
        <w:rFonts w:ascii="Wingdings" w:hAnsi="Wingdings" w:hint="default"/>
      </w:rPr>
    </w:lvl>
    <w:lvl w:ilvl="6" w:tplc="9E407D7A">
      <w:start w:val="1"/>
      <w:numFmt w:val="bullet"/>
      <w:lvlText w:val=""/>
      <w:lvlJc w:val="left"/>
      <w:pPr>
        <w:ind w:left="5040" w:hanging="360"/>
      </w:pPr>
      <w:rPr>
        <w:rFonts w:ascii="Symbol" w:hAnsi="Symbol" w:hint="default"/>
      </w:rPr>
    </w:lvl>
    <w:lvl w:ilvl="7" w:tplc="4F5611E6">
      <w:start w:val="1"/>
      <w:numFmt w:val="bullet"/>
      <w:lvlText w:val="o"/>
      <w:lvlJc w:val="left"/>
      <w:pPr>
        <w:ind w:left="5760" w:hanging="360"/>
      </w:pPr>
      <w:rPr>
        <w:rFonts w:ascii="Courier New" w:hAnsi="Courier New" w:hint="default"/>
      </w:rPr>
    </w:lvl>
    <w:lvl w:ilvl="8" w:tplc="077ED806">
      <w:start w:val="1"/>
      <w:numFmt w:val="bullet"/>
      <w:lvlText w:val=""/>
      <w:lvlJc w:val="left"/>
      <w:pPr>
        <w:ind w:left="6480" w:hanging="360"/>
      </w:pPr>
      <w:rPr>
        <w:rFonts w:ascii="Wingdings" w:hAnsi="Wingdings" w:hint="default"/>
      </w:rPr>
    </w:lvl>
  </w:abstractNum>
  <w:abstractNum w:abstractNumId="21" w15:restartNumberingAfterBreak="0">
    <w:nsid w:val="37DB2577"/>
    <w:multiLevelType w:val="hybridMultilevel"/>
    <w:tmpl w:val="15BE67BC"/>
    <w:lvl w:ilvl="0" w:tplc="1550EA32">
      <w:start w:val="1"/>
      <w:numFmt w:val="bullet"/>
      <w:lvlText w:val=""/>
      <w:lvlJc w:val="left"/>
      <w:pPr>
        <w:ind w:left="1160" w:hanging="360"/>
      </w:pPr>
      <w:rPr>
        <w:rFonts w:ascii="Symbol" w:hAnsi="Symbol" w:hint="default"/>
      </w:rPr>
    </w:lvl>
    <w:lvl w:ilvl="1" w:tplc="12BCFDB8">
      <w:start w:val="1"/>
      <w:numFmt w:val="bullet"/>
      <w:lvlText w:val="o"/>
      <w:lvlJc w:val="left"/>
      <w:pPr>
        <w:ind w:left="1440" w:hanging="360"/>
      </w:pPr>
      <w:rPr>
        <w:rFonts w:ascii="Courier New" w:hAnsi="Courier New" w:hint="default"/>
      </w:rPr>
    </w:lvl>
    <w:lvl w:ilvl="2" w:tplc="48EE6372">
      <w:start w:val="1"/>
      <w:numFmt w:val="bullet"/>
      <w:lvlText w:val=""/>
      <w:lvlJc w:val="left"/>
      <w:pPr>
        <w:ind w:left="2160" w:hanging="360"/>
      </w:pPr>
      <w:rPr>
        <w:rFonts w:ascii="Wingdings" w:hAnsi="Wingdings" w:hint="default"/>
      </w:rPr>
    </w:lvl>
    <w:lvl w:ilvl="3" w:tplc="978C67C0">
      <w:start w:val="1"/>
      <w:numFmt w:val="bullet"/>
      <w:lvlText w:val=""/>
      <w:lvlJc w:val="left"/>
      <w:pPr>
        <w:ind w:left="2880" w:hanging="360"/>
      </w:pPr>
      <w:rPr>
        <w:rFonts w:ascii="Symbol" w:hAnsi="Symbol" w:hint="default"/>
      </w:rPr>
    </w:lvl>
    <w:lvl w:ilvl="4" w:tplc="889AF5E8">
      <w:start w:val="1"/>
      <w:numFmt w:val="bullet"/>
      <w:lvlText w:val="o"/>
      <w:lvlJc w:val="left"/>
      <w:pPr>
        <w:ind w:left="3600" w:hanging="360"/>
      </w:pPr>
      <w:rPr>
        <w:rFonts w:ascii="Courier New" w:hAnsi="Courier New" w:hint="default"/>
      </w:rPr>
    </w:lvl>
    <w:lvl w:ilvl="5" w:tplc="547CA48A">
      <w:start w:val="1"/>
      <w:numFmt w:val="bullet"/>
      <w:lvlText w:val=""/>
      <w:lvlJc w:val="left"/>
      <w:pPr>
        <w:ind w:left="4320" w:hanging="360"/>
      </w:pPr>
      <w:rPr>
        <w:rFonts w:ascii="Wingdings" w:hAnsi="Wingdings" w:hint="default"/>
      </w:rPr>
    </w:lvl>
    <w:lvl w:ilvl="6" w:tplc="B8BED65C">
      <w:start w:val="1"/>
      <w:numFmt w:val="bullet"/>
      <w:lvlText w:val=""/>
      <w:lvlJc w:val="left"/>
      <w:pPr>
        <w:ind w:left="5040" w:hanging="360"/>
      </w:pPr>
      <w:rPr>
        <w:rFonts w:ascii="Symbol" w:hAnsi="Symbol" w:hint="default"/>
      </w:rPr>
    </w:lvl>
    <w:lvl w:ilvl="7" w:tplc="037E67FA">
      <w:start w:val="1"/>
      <w:numFmt w:val="bullet"/>
      <w:lvlText w:val="o"/>
      <w:lvlJc w:val="left"/>
      <w:pPr>
        <w:ind w:left="5760" w:hanging="360"/>
      </w:pPr>
      <w:rPr>
        <w:rFonts w:ascii="Courier New" w:hAnsi="Courier New" w:hint="default"/>
      </w:rPr>
    </w:lvl>
    <w:lvl w:ilvl="8" w:tplc="4CCC940C">
      <w:start w:val="1"/>
      <w:numFmt w:val="bullet"/>
      <w:lvlText w:val=""/>
      <w:lvlJc w:val="left"/>
      <w:pPr>
        <w:ind w:left="6480" w:hanging="360"/>
      </w:pPr>
      <w:rPr>
        <w:rFonts w:ascii="Wingdings" w:hAnsi="Wingdings" w:hint="default"/>
      </w:rPr>
    </w:lvl>
  </w:abstractNum>
  <w:abstractNum w:abstractNumId="22" w15:restartNumberingAfterBreak="0">
    <w:nsid w:val="38F70F4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390E0F70"/>
    <w:multiLevelType w:val="hybridMultilevel"/>
    <w:tmpl w:val="D1288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A06797"/>
    <w:multiLevelType w:val="hybridMultilevel"/>
    <w:tmpl w:val="9E0E20A4"/>
    <w:lvl w:ilvl="0" w:tplc="E6F61E62">
      <w:start w:val="1"/>
      <w:numFmt w:val="decimal"/>
      <w:pStyle w:val="Heading2Numbered"/>
      <w:lvlText w:val="%1"/>
      <w:lvlJc w:val="left"/>
      <w:pPr>
        <w:ind w:left="720" w:hanging="360"/>
      </w:pPr>
      <w:rPr>
        <w:rFonts w:ascii="Aptos SemiBold" w:hAnsi="Aptos SemiBold" w:hint="default"/>
        <w:caps w:val="0"/>
        <w:strike w:val="0"/>
        <w:dstrike w:val="0"/>
        <w:vanish w:val="0"/>
        <w:color w:val="00123B"/>
        <w:sz w:val="28"/>
        <w:szCs w:val="24"/>
        <w:vertAlign w:val="baseline"/>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E440881"/>
    <w:multiLevelType w:val="hybridMultilevel"/>
    <w:tmpl w:val="715073C8"/>
    <w:lvl w:ilvl="0" w:tplc="27C40A18">
      <w:start w:val="1"/>
      <w:numFmt w:val="decimal"/>
      <w:lvlText w:val="%1"/>
      <w:lvlJc w:val="left"/>
      <w:pPr>
        <w:ind w:left="720" w:hanging="360"/>
      </w:pPr>
      <w:rPr>
        <w:rFonts w:ascii="Aptos SemiBold" w:hAnsi="Aptos SemiBold" w:hint="default"/>
        <w:caps w:val="0"/>
        <w:strike w:val="0"/>
        <w:dstrike w:val="0"/>
        <w:vanish w:val="0"/>
        <w:color w:val="00123B"/>
        <w:sz w:val="2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E3698F"/>
    <w:multiLevelType w:val="multilevel"/>
    <w:tmpl w:val="DF6E0A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E71581"/>
    <w:multiLevelType w:val="multilevel"/>
    <w:tmpl w:val="5FE697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4D394DEB"/>
    <w:multiLevelType w:val="hybridMultilevel"/>
    <w:tmpl w:val="84ECDF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FFE02C8"/>
    <w:multiLevelType w:val="hybridMultilevel"/>
    <w:tmpl w:val="883A8738"/>
    <w:lvl w:ilvl="0" w:tplc="FFFFFFFF">
      <w:start w:val="1"/>
      <w:numFmt w:val="decimal"/>
      <w:lvlText w:val="%1."/>
      <w:lvlJc w:val="left"/>
      <w:pPr>
        <w:ind w:left="720" w:hanging="360"/>
      </w:pPr>
      <w:rPr>
        <w:color w:val="000000" w:themeColor="text1"/>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1C23860"/>
    <w:multiLevelType w:val="multilevel"/>
    <w:tmpl w:val="F3466C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537A3998"/>
    <w:multiLevelType w:val="multilevel"/>
    <w:tmpl w:val="0409001D"/>
    <w:lvl w:ilvl="0">
      <w:start w:val="1"/>
      <w:numFmt w:val="decimal"/>
      <w:lvlText w:val="%1)"/>
      <w:lvlJc w:val="left"/>
      <w:pPr>
        <w:ind w:left="1068" w:hanging="360"/>
      </w:pPr>
    </w:lvl>
    <w:lvl w:ilvl="1">
      <w:start w:val="1"/>
      <w:numFmt w:val="lowerLetter"/>
      <w:lvlText w:val="%2)"/>
      <w:lvlJc w:val="left"/>
      <w:pPr>
        <w:ind w:left="1428" w:hanging="360"/>
      </w:pPr>
    </w:lvl>
    <w:lvl w:ilvl="2">
      <w:start w:val="1"/>
      <w:numFmt w:val="lowerRoman"/>
      <w:lvlText w:val="%3)"/>
      <w:lvlJc w:val="left"/>
      <w:pPr>
        <w:ind w:left="1788" w:hanging="360"/>
      </w:pPr>
    </w:lvl>
    <w:lvl w:ilvl="3">
      <w:start w:val="1"/>
      <w:numFmt w:val="decimal"/>
      <w:lvlText w:val="(%4)"/>
      <w:lvlJc w:val="left"/>
      <w:pPr>
        <w:ind w:left="2148" w:hanging="360"/>
      </w:pPr>
    </w:lvl>
    <w:lvl w:ilvl="4">
      <w:start w:val="1"/>
      <w:numFmt w:val="lowerLetter"/>
      <w:lvlText w:val="(%5)"/>
      <w:lvlJc w:val="left"/>
      <w:pPr>
        <w:ind w:left="2508" w:hanging="360"/>
      </w:pPr>
    </w:lvl>
    <w:lvl w:ilvl="5">
      <w:start w:val="1"/>
      <w:numFmt w:val="lowerRoman"/>
      <w:lvlText w:val="(%6)"/>
      <w:lvlJc w:val="left"/>
      <w:pPr>
        <w:ind w:left="2868" w:hanging="360"/>
      </w:pPr>
    </w:lvl>
    <w:lvl w:ilvl="6">
      <w:start w:val="1"/>
      <w:numFmt w:val="decimal"/>
      <w:lvlText w:val="%7."/>
      <w:lvlJc w:val="left"/>
      <w:pPr>
        <w:ind w:left="3228" w:hanging="360"/>
      </w:pPr>
    </w:lvl>
    <w:lvl w:ilvl="7">
      <w:start w:val="1"/>
      <w:numFmt w:val="lowerLetter"/>
      <w:lvlText w:val="%8."/>
      <w:lvlJc w:val="left"/>
      <w:pPr>
        <w:ind w:left="3588" w:hanging="360"/>
      </w:pPr>
    </w:lvl>
    <w:lvl w:ilvl="8">
      <w:start w:val="1"/>
      <w:numFmt w:val="lowerRoman"/>
      <w:lvlText w:val="%9."/>
      <w:lvlJc w:val="left"/>
      <w:pPr>
        <w:ind w:left="3948" w:hanging="360"/>
      </w:pPr>
    </w:lvl>
  </w:abstractNum>
  <w:abstractNum w:abstractNumId="32" w15:restartNumberingAfterBreak="0">
    <w:nsid w:val="5964093A"/>
    <w:multiLevelType w:val="hybridMultilevel"/>
    <w:tmpl w:val="39D6342E"/>
    <w:lvl w:ilvl="0" w:tplc="04090001">
      <w:start w:val="1"/>
      <w:numFmt w:val="bullet"/>
      <w:lvlText w:val=""/>
      <w:lvlJc w:val="left"/>
      <w:pPr>
        <w:ind w:left="1440" w:hanging="360"/>
      </w:pPr>
      <w:rPr>
        <w:rFonts w:ascii="Symbol" w:hAnsi="Symbol"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5A540FD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5A8C72F1"/>
    <w:multiLevelType w:val="multilevel"/>
    <w:tmpl w:val="C3008E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5B7277D9"/>
    <w:multiLevelType w:val="hybridMultilevel"/>
    <w:tmpl w:val="0D20E18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C4806C7"/>
    <w:multiLevelType w:val="hybridMultilevel"/>
    <w:tmpl w:val="6CDCA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0C17AD"/>
    <w:multiLevelType w:val="hybridMultilevel"/>
    <w:tmpl w:val="D79E5B3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33F2B86"/>
    <w:multiLevelType w:val="hybridMultilevel"/>
    <w:tmpl w:val="CF10146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9" w15:restartNumberingAfterBreak="0">
    <w:nsid w:val="6B986FDC"/>
    <w:multiLevelType w:val="hybridMultilevel"/>
    <w:tmpl w:val="30F0C536"/>
    <w:lvl w:ilvl="0" w:tplc="FFFFFFFF">
      <w:start w:val="1"/>
      <w:numFmt w:val="lowerLetter"/>
      <w:lvlText w:val="%1."/>
      <w:lvlJc w:val="left"/>
      <w:pPr>
        <w:ind w:left="2148" w:hanging="360"/>
      </w:pPr>
    </w:lvl>
    <w:lvl w:ilvl="1" w:tplc="04090019">
      <w:start w:val="1"/>
      <w:numFmt w:val="lowerLetter"/>
      <w:lvlText w:val="%2."/>
      <w:lvlJc w:val="left"/>
      <w:pPr>
        <w:ind w:left="2148" w:hanging="360"/>
      </w:pPr>
    </w:lvl>
    <w:lvl w:ilvl="2" w:tplc="0409001B">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40" w15:restartNumberingAfterBreak="0">
    <w:nsid w:val="72597E59"/>
    <w:multiLevelType w:val="hybridMultilevel"/>
    <w:tmpl w:val="E45C58B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29041D4"/>
    <w:multiLevelType w:val="hybridMultilevel"/>
    <w:tmpl w:val="809415C2"/>
    <w:lvl w:ilvl="0" w:tplc="0409000F">
      <w:start w:val="1"/>
      <w:numFmt w:val="decimal"/>
      <w:lvlText w:val="%1."/>
      <w:lvlJc w:val="left"/>
      <w:pPr>
        <w:ind w:left="1160" w:hanging="360"/>
      </w:pPr>
      <w:rPr>
        <w:rFonts w:hint="default"/>
      </w:rPr>
    </w:lvl>
    <w:lvl w:ilvl="1" w:tplc="FFFFFFFF" w:tentative="1">
      <w:start w:val="1"/>
      <w:numFmt w:val="bullet"/>
      <w:lvlText w:val="o"/>
      <w:lvlJc w:val="left"/>
      <w:pPr>
        <w:ind w:left="1880" w:hanging="360"/>
      </w:pPr>
      <w:rPr>
        <w:rFonts w:ascii="Courier New" w:hAnsi="Courier New" w:cs="Courier New" w:hint="default"/>
      </w:rPr>
    </w:lvl>
    <w:lvl w:ilvl="2" w:tplc="FFFFFFFF" w:tentative="1">
      <w:start w:val="1"/>
      <w:numFmt w:val="bullet"/>
      <w:lvlText w:val=""/>
      <w:lvlJc w:val="left"/>
      <w:pPr>
        <w:ind w:left="2600" w:hanging="360"/>
      </w:pPr>
      <w:rPr>
        <w:rFonts w:ascii="Wingdings" w:hAnsi="Wingdings" w:hint="default"/>
      </w:rPr>
    </w:lvl>
    <w:lvl w:ilvl="3" w:tplc="FFFFFFFF" w:tentative="1">
      <w:start w:val="1"/>
      <w:numFmt w:val="bullet"/>
      <w:lvlText w:val=""/>
      <w:lvlJc w:val="left"/>
      <w:pPr>
        <w:ind w:left="3320" w:hanging="360"/>
      </w:pPr>
      <w:rPr>
        <w:rFonts w:ascii="Symbol" w:hAnsi="Symbol" w:hint="default"/>
      </w:rPr>
    </w:lvl>
    <w:lvl w:ilvl="4" w:tplc="FFFFFFFF" w:tentative="1">
      <w:start w:val="1"/>
      <w:numFmt w:val="bullet"/>
      <w:lvlText w:val="o"/>
      <w:lvlJc w:val="left"/>
      <w:pPr>
        <w:ind w:left="4040" w:hanging="360"/>
      </w:pPr>
      <w:rPr>
        <w:rFonts w:ascii="Courier New" w:hAnsi="Courier New" w:cs="Courier New" w:hint="default"/>
      </w:rPr>
    </w:lvl>
    <w:lvl w:ilvl="5" w:tplc="FFFFFFFF" w:tentative="1">
      <w:start w:val="1"/>
      <w:numFmt w:val="bullet"/>
      <w:lvlText w:val=""/>
      <w:lvlJc w:val="left"/>
      <w:pPr>
        <w:ind w:left="4760" w:hanging="360"/>
      </w:pPr>
      <w:rPr>
        <w:rFonts w:ascii="Wingdings" w:hAnsi="Wingdings" w:hint="default"/>
      </w:rPr>
    </w:lvl>
    <w:lvl w:ilvl="6" w:tplc="FFFFFFFF" w:tentative="1">
      <w:start w:val="1"/>
      <w:numFmt w:val="bullet"/>
      <w:lvlText w:val=""/>
      <w:lvlJc w:val="left"/>
      <w:pPr>
        <w:ind w:left="5480" w:hanging="360"/>
      </w:pPr>
      <w:rPr>
        <w:rFonts w:ascii="Symbol" w:hAnsi="Symbol" w:hint="default"/>
      </w:rPr>
    </w:lvl>
    <w:lvl w:ilvl="7" w:tplc="FFFFFFFF" w:tentative="1">
      <w:start w:val="1"/>
      <w:numFmt w:val="bullet"/>
      <w:lvlText w:val="o"/>
      <w:lvlJc w:val="left"/>
      <w:pPr>
        <w:ind w:left="6200" w:hanging="360"/>
      </w:pPr>
      <w:rPr>
        <w:rFonts w:ascii="Courier New" w:hAnsi="Courier New" w:cs="Courier New" w:hint="default"/>
      </w:rPr>
    </w:lvl>
    <w:lvl w:ilvl="8" w:tplc="FFFFFFFF" w:tentative="1">
      <w:start w:val="1"/>
      <w:numFmt w:val="bullet"/>
      <w:lvlText w:val=""/>
      <w:lvlJc w:val="left"/>
      <w:pPr>
        <w:ind w:left="6920" w:hanging="360"/>
      </w:pPr>
      <w:rPr>
        <w:rFonts w:ascii="Wingdings" w:hAnsi="Wingdings" w:hint="default"/>
      </w:rPr>
    </w:lvl>
  </w:abstractNum>
  <w:abstractNum w:abstractNumId="42" w15:restartNumberingAfterBreak="0">
    <w:nsid w:val="740FF732"/>
    <w:multiLevelType w:val="hybridMultilevel"/>
    <w:tmpl w:val="EFB81AF0"/>
    <w:lvl w:ilvl="0" w:tplc="D9B0E754">
      <w:start w:val="1"/>
      <w:numFmt w:val="bullet"/>
      <w:lvlText w:val=""/>
      <w:lvlJc w:val="left"/>
      <w:pPr>
        <w:ind w:left="1080" w:hanging="360"/>
      </w:pPr>
      <w:rPr>
        <w:rFonts w:ascii="Symbol" w:hAnsi="Symbol" w:hint="default"/>
      </w:rPr>
    </w:lvl>
    <w:lvl w:ilvl="1" w:tplc="2AD69FDC">
      <w:start w:val="1"/>
      <w:numFmt w:val="bullet"/>
      <w:lvlText w:val="o"/>
      <w:lvlJc w:val="left"/>
      <w:pPr>
        <w:ind w:left="1440" w:hanging="360"/>
      </w:pPr>
      <w:rPr>
        <w:rFonts w:ascii="Courier New" w:hAnsi="Courier New" w:hint="default"/>
      </w:rPr>
    </w:lvl>
    <w:lvl w:ilvl="2" w:tplc="4866BD96">
      <w:start w:val="1"/>
      <w:numFmt w:val="bullet"/>
      <w:lvlText w:val=""/>
      <w:lvlJc w:val="left"/>
      <w:pPr>
        <w:ind w:left="2160" w:hanging="360"/>
      </w:pPr>
      <w:rPr>
        <w:rFonts w:ascii="Wingdings" w:hAnsi="Wingdings" w:hint="default"/>
      </w:rPr>
    </w:lvl>
    <w:lvl w:ilvl="3" w:tplc="DC206800">
      <w:start w:val="1"/>
      <w:numFmt w:val="bullet"/>
      <w:lvlText w:val=""/>
      <w:lvlJc w:val="left"/>
      <w:pPr>
        <w:ind w:left="2880" w:hanging="360"/>
      </w:pPr>
      <w:rPr>
        <w:rFonts w:ascii="Symbol" w:hAnsi="Symbol" w:hint="default"/>
      </w:rPr>
    </w:lvl>
    <w:lvl w:ilvl="4" w:tplc="3C0C01A0">
      <w:start w:val="1"/>
      <w:numFmt w:val="bullet"/>
      <w:lvlText w:val="o"/>
      <w:lvlJc w:val="left"/>
      <w:pPr>
        <w:ind w:left="3600" w:hanging="360"/>
      </w:pPr>
      <w:rPr>
        <w:rFonts w:ascii="Courier New" w:hAnsi="Courier New" w:hint="default"/>
      </w:rPr>
    </w:lvl>
    <w:lvl w:ilvl="5" w:tplc="B7084436">
      <w:start w:val="1"/>
      <w:numFmt w:val="bullet"/>
      <w:lvlText w:val=""/>
      <w:lvlJc w:val="left"/>
      <w:pPr>
        <w:ind w:left="4320" w:hanging="360"/>
      </w:pPr>
      <w:rPr>
        <w:rFonts w:ascii="Wingdings" w:hAnsi="Wingdings" w:hint="default"/>
      </w:rPr>
    </w:lvl>
    <w:lvl w:ilvl="6" w:tplc="46967138">
      <w:start w:val="1"/>
      <w:numFmt w:val="bullet"/>
      <w:lvlText w:val=""/>
      <w:lvlJc w:val="left"/>
      <w:pPr>
        <w:ind w:left="5040" w:hanging="360"/>
      </w:pPr>
      <w:rPr>
        <w:rFonts w:ascii="Symbol" w:hAnsi="Symbol" w:hint="default"/>
      </w:rPr>
    </w:lvl>
    <w:lvl w:ilvl="7" w:tplc="F2A68A14">
      <w:start w:val="1"/>
      <w:numFmt w:val="bullet"/>
      <w:lvlText w:val="o"/>
      <w:lvlJc w:val="left"/>
      <w:pPr>
        <w:ind w:left="5760" w:hanging="360"/>
      </w:pPr>
      <w:rPr>
        <w:rFonts w:ascii="Courier New" w:hAnsi="Courier New" w:hint="default"/>
      </w:rPr>
    </w:lvl>
    <w:lvl w:ilvl="8" w:tplc="8DD465DE">
      <w:start w:val="1"/>
      <w:numFmt w:val="bullet"/>
      <w:lvlText w:val=""/>
      <w:lvlJc w:val="left"/>
      <w:pPr>
        <w:ind w:left="6480" w:hanging="360"/>
      </w:pPr>
      <w:rPr>
        <w:rFonts w:ascii="Wingdings" w:hAnsi="Wingdings" w:hint="default"/>
      </w:rPr>
    </w:lvl>
  </w:abstractNum>
  <w:abstractNum w:abstractNumId="43" w15:restartNumberingAfterBreak="0">
    <w:nsid w:val="780F31DB"/>
    <w:multiLevelType w:val="hybridMultilevel"/>
    <w:tmpl w:val="883A8738"/>
    <w:lvl w:ilvl="0" w:tplc="FFFFFFFF">
      <w:start w:val="1"/>
      <w:numFmt w:val="decimal"/>
      <w:lvlText w:val="%1."/>
      <w:lvlJc w:val="left"/>
      <w:pPr>
        <w:ind w:left="720" w:hanging="360"/>
      </w:pPr>
      <w:rPr>
        <w:color w:val="000000" w:themeColor="text1"/>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BEF4CDF"/>
    <w:multiLevelType w:val="hybridMultilevel"/>
    <w:tmpl w:val="338AACE4"/>
    <w:lvl w:ilvl="0" w:tplc="04090001">
      <w:start w:val="1"/>
      <w:numFmt w:val="bullet"/>
      <w:lvlText w:val=""/>
      <w:lvlJc w:val="left"/>
      <w:pPr>
        <w:ind w:left="1160" w:hanging="360"/>
      </w:pPr>
      <w:rPr>
        <w:rFonts w:ascii="Symbol" w:hAnsi="Symbol" w:hint="default"/>
      </w:rPr>
    </w:lvl>
    <w:lvl w:ilvl="1" w:tplc="04090003" w:tentative="1">
      <w:start w:val="1"/>
      <w:numFmt w:val="bullet"/>
      <w:lvlText w:val="o"/>
      <w:lvlJc w:val="left"/>
      <w:pPr>
        <w:ind w:left="1880" w:hanging="360"/>
      </w:pPr>
      <w:rPr>
        <w:rFonts w:ascii="Courier New" w:hAnsi="Courier New" w:cs="Courier New" w:hint="default"/>
      </w:rPr>
    </w:lvl>
    <w:lvl w:ilvl="2" w:tplc="04090005" w:tentative="1">
      <w:start w:val="1"/>
      <w:numFmt w:val="bullet"/>
      <w:lvlText w:val=""/>
      <w:lvlJc w:val="left"/>
      <w:pPr>
        <w:ind w:left="2600" w:hanging="360"/>
      </w:pPr>
      <w:rPr>
        <w:rFonts w:ascii="Wingdings" w:hAnsi="Wingdings" w:hint="default"/>
      </w:rPr>
    </w:lvl>
    <w:lvl w:ilvl="3" w:tplc="04090001" w:tentative="1">
      <w:start w:val="1"/>
      <w:numFmt w:val="bullet"/>
      <w:lvlText w:val=""/>
      <w:lvlJc w:val="left"/>
      <w:pPr>
        <w:ind w:left="3320" w:hanging="360"/>
      </w:pPr>
      <w:rPr>
        <w:rFonts w:ascii="Symbol" w:hAnsi="Symbol" w:hint="default"/>
      </w:rPr>
    </w:lvl>
    <w:lvl w:ilvl="4" w:tplc="04090003" w:tentative="1">
      <w:start w:val="1"/>
      <w:numFmt w:val="bullet"/>
      <w:lvlText w:val="o"/>
      <w:lvlJc w:val="left"/>
      <w:pPr>
        <w:ind w:left="4040" w:hanging="360"/>
      </w:pPr>
      <w:rPr>
        <w:rFonts w:ascii="Courier New" w:hAnsi="Courier New" w:cs="Courier New" w:hint="default"/>
      </w:rPr>
    </w:lvl>
    <w:lvl w:ilvl="5" w:tplc="04090005" w:tentative="1">
      <w:start w:val="1"/>
      <w:numFmt w:val="bullet"/>
      <w:lvlText w:val=""/>
      <w:lvlJc w:val="left"/>
      <w:pPr>
        <w:ind w:left="4760" w:hanging="360"/>
      </w:pPr>
      <w:rPr>
        <w:rFonts w:ascii="Wingdings" w:hAnsi="Wingdings" w:hint="default"/>
      </w:rPr>
    </w:lvl>
    <w:lvl w:ilvl="6" w:tplc="04090001" w:tentative="1">
      <w:start w:val="1"/>
      <w:numFmt w:val="bullet"/>
      <w:lvlText w:val=""/>
      <w:lvlJc w:val="left"/>
      <w:pPr>
        <w:ind w:left="5480" w:hanging="360"/>
      </w:pPr>
      <w:rPr>
        <w:rFonts w:ascii="Symbol" w:hAnsi="Symbol" w:hint="default"/>
      </w:rPr>
    </w:lvl>
    <w:lvl w:ilvl="7" w:tplc="04090003" w:tentative="1">
      <w:start w:val="1"/>
      <w:numFmt w:val="bullet"/>
      <w:lvlText w:val="o"/>
      <w:lvlJc w:val="left"/>
      <w:pPr>
        <w:ind w:left="6200" w:hanging="360"/>
      </w:pPr>
      <w:rPr>
        <w:rFonts w:ascii="Courier New" w:hAnsi="Courier New" w:cs="Courier New" w:hint="default"/>
      </w:rPr>
    </w:lvl>
    <w:lvl w:ilvl="8" w:tplc="04090005" w:tentative="1">
      <w:start w:val="1"/>
      <w:numFmt w:val="bullet"/>
      <w:lvlText w:val=""/>
      <w:lvlJc w:val="left"/>
      <w:pPr>
        <w:ind w:left="6920" w:hanging="360"/>
      </w:pPr>
      <w:rPr>
        <w:rFonts w:ascii="Wingdings" w:hAnsi="Wingdings" w:hint="default"/>
      </w:rPr>
    </w:lvl>
  </w:abstractNum>
  <w:abstractNum w:abstractNumId="45" w15:restartNumberingAfterBreak="0">
    <w:nsid w:val="7DF62C31"/>
    <w:multiLevelType w:val="hybridMultilevel"/>
    <w:tmpl w:val="438A53C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7E706793"/>
    <w:multiLevelType w:val="hybridMultilevel"/>
    <w:tmpl w:val="757EF4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7EBF388D"/>
    <w:multiLevelType w:val="hybridMultilevel"/>
    <w:tmpl w:val="7FE0122E"/>
    <w:lvl w:ilvl="0" w:tplc="ECA2B4C4">
      <w:start w:val="1"/>
      <w:numFmt w:val="decimal"/>
      <w:lvlText w:val="%1."/>
      <w:lvlJc w:val="left"/>
      <w:pPr>
        <w:ind w:left="720" w:hanging="360"/>
      </w:pPr>
      <w:rPr>
        <w:rFonts w:asciiTheme="minorHAnsi" w:hAnsiTheme="minorHAnsi" w:cstheme="minorHAnsi" w:hint="default"/>
        <w:b w:val="0"/>
        <w:bCs/>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3223519">
    <w:abstractNumId w:val="20"/>
  </w:num>
  <w:num w:numId="2" w16cid:durableId="1541044378">
    <w:abstractNumId w:val="0"/>
  </w:num>
  <w:num w:numId="3" w16cid:durableId="303193602">
    <w:abstractNumId w:val="21"/>
  </w:num>
  <w:num w:numId="4" w16cid:durableId="1441097470">
    <w:abstractNumId w:val="42"/>
  </w:num>
  <w:num w:numId="5" w16cid:durableId="900364783">
    <w:abstractNumId w:val="16"/>
  </w:num>
  <w:num w:numId="6" w16cid:durableId="21515959">
    <w:abstractNumId w:val="9"/>
  </w:num>
  <w:num w:numId="7" w16cid:durableId="187723061">
    <w:abstractNumId w:val="9"/>
  </w:num>
  <w:num w:numId="8" w16cid:durableId="517235561">
    <w:abstractNumId w:val="9"/>
  </w:num>
  <w:num w:numId="9" w16cid:durableId="288510416">
    <w:abstractNumId w:val="23"/>
  </w:num>
  <w:num w:numId="10" w16cid:durableId="1814902279">
    <w:abstractNumId w:val="44"/>
  </w:num>
  <w:num w:numId="11" w16cid:durableId="1720858768">
    <w:abstractNumId w:val="35"/>
  </w:num>
  <w:num w:numId="12" w16cid:durableId="1291084193">
    <w:abstractNumId w:val="19"/>
  </w:num>
  <w:num w:numId="13" w16cid:durableId="1527132896">
    <w:abstractNumId w:val="11"/>
  </w:num>
  <w:num w:numId="14" w16cid:durableId="987443612">
    <w:abstractNumId w:val="10"/>
  </w:num>
  <w:num w:numId="15" w16cid:durableId="315184672">
    <w:abstractNumId w:val="28"/>
  </w:num>
  <w:num w:numId="16" w16cid:durableId="1147627477">
    <w:abstractNumId w:val="40"/>
  </w:num>
  <w:num w:numId="17" w16cid:durableId="1854106677">
    <w:abstractNumId w:val="37"/>
  </w:num>
  <w:num w:numId="18" w16cid:durableId="1547370627">
    <w:abstractNumId w:val="47"/>
  </w:num>
  <w:num w:numId="19" w16cid:durableId="990134974">
    <w:abstractNumId w:val="18"/>
  </w:num>
  <w:num w:numId="20" w16cid:durableId="1086922360">
    <w:abstractNumId w:val="45"/>
  </w:num>
  <w:num w:numId="21" w16cid:durableId="478619599">
    <w:abstractNumId w:val="8"/>
  </w:num>
  <w:num w:numId="22" w16cid:durableId="19861950">
    <w:abstractNumId w:val="24"/>
  </w:num>
  <w:num w:numId="23" w16cid:durableId="634067523">
    <w:abstractNumId w:val="22"/>
  </w:num>
  <w:num w:numId="24" w16cid:durableId="823475166">
    <w:abstractNumId w:val="7"/>
  </w:num>
  <w:num w:numId="25" w16cid:durableId="531846789">
    <w:abstractNumId w:val="31"/>
  </w:num>
  <w:num w:numId="26" w16cid:durableId="1068070542">
    <w:abstractNumId w:val="39"/>
  </w:num>
  <w:num w:numId="27" w16cid:durableId="1987315703">
    <w:abstractNumId w:val="38"/>
  </w:num>
  <w:num w:numId="28" w16cid:durableId="1703245090">
    <w:abstractNumId w:val="43"/>
  </w:num>
  <w:num w:numId="29" w16cid:durableId="12531624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74754443">
    <w:abstractNumId w:val="3"/>
  </w:num>
  <w:num w:numId="31" w16cid:durableId="539974247">
    <w:abstractNumId w:val="14"/>
  </w:num>
  <w:num w:numId="32" w16cid:durableId="1872955202">
    <w:abstractNumId w:val="1"/>
  </w:num>
  <w:num w:numId="33" w16cid:durableId="919875601">
    <w:abstractNumId w:val="41"/>
  </w:num>
  <w:num w:numId="34" w16cid:durableId="347756468">
    <w:abstractNumId w:val="13"/>
  </w:num>
  <w:num w:numId="35" w16cid:durableId="1806120682">
    <w:abstractNumId w:val="32"/>
  </w:num>
  <w:num w:numId="36" w16cid:durableId="1915974080">
    <w:abstractNumId w:val="29"/>
  </w:num>
  <w:num w:numId="37" w16cid:durableId="504632656">
    <w:abstractNumId w:val="12"/>
  </w:num>
  <w:num w:numId="38" w16cid:durableId="1318877654">
    <w:abstractNumId w:val="30"/>
  </w:num>
  <w:num w:numId="39" w16cid:durableId="1471632641">
    <w:abstractNumId w:val="27"/>
  </w:num>
  <w:num w:numId="40" w16cid:durableId="1351489313">
    <w:abstractNumId w:val="2"/>
  </w:num>
  <w:num w:numId="41" w16cid:durableId="331153604">
    <w:abstractNumId w:val="4"/>
  </w:num>
  <w:num w:numId="42" w16cid:durableId="94180042">
    <w:abstractNumId w:val="34"/>
  </w:num>
  <w:num w:numId="43" w16cid:durableId="357049592">
    <w:abstractNumId w:val="15"/>
  </w:num>
  <w:num w:numId="44" w16cid:durableId="2006548352">
    <w:abstractNumId w:val="26"/>
  </w:num>
  <w:num w:numId="45" w16cid:durableId="1989170664">
    <w:abstractNumId w:val="36"/>
  </w:num>
  <w:num w:numId="46" w16cid:durableId="1872765718">
    <w:abstractNumId w:val="5"/>
  </w:num>
  <w:num w:numId="47" w16cid:durableId="494801738">
    <w:abstractNumId w:val="25"/>
  </w:num>
  <w:num w:numId="48" w16cid:durableId="1112743968">
    <w:abstractNumId w:val="17"/>
  </w:num>
  <w:num w:numId="49" w16cid:durableId="409891095">
    <w:abstractNumId w:val="33"/>
  </w:num>
  <w:num w:numId="50" w16cid:durableId="26542544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gan Guild">
    <w15:presenceInfo w15:providerId="AD" w15:userId="S::rguild@heliovolta.com::6df4f5b9-fe20-4067-b60e-de402f34ce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proofState w:spelling="clean" w:grammar="clean"/>
  <w:defaultTabStop w:val="706"/>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zQ0MzQ0MDUxNzKzMDNV0lEKTi0uzszPAykwNK8FAC6a4M4tAAAA"/>
  </w:docVars>
  <w:rsids>
    <w:rsidRoot w:val="00F671BA"/>
    <w:rsid w:val="00000321"/>
    <w:rsid w:val="00000884"/>
    <w:rsid w:val="00000B24"/>
    <w:rsid w:val="000021EC"/>
    <w:rsid w:val="00002A18"/>
    <w:rsid w:val="0000358A"/>
    <w:rsid w:val="000039BB"/>
    <w:rsid w:val="00005039"/>
    <w:rsid w:val="000052BA"/>
    <w:rsid w:val="000059E1"/>
    <w:rsid w:val="00005DE9"/>
    <w:rsid w:val="0000784E"/>
    <w:rsid w:val="00007DDC"/>
    <w:rsid w:val="00010877"/>
    <w:rsid w:val="00011B38"/>
    <w:rsid w:val="00014939"/>
    <w:rsid w:val="000159A6"/>
    <w:rsid w:val="00016012"/>
    <w:rsid w:val="000169B4"/>
    <w:rsid w:val="00017A7C"/>
    <w:rsid w:val="00021A4E"/>
    <w:rsid w:val="00023258"/>
    <w:rsid w:val="0002416B"/>
    <w:rsid w:val="00024759"/>
    <w:rsid w:val="0002579B"/>
    <w:rsid w:val="00025D0E"/>
    <w:rsid w:val="00026A89"/>
    <w:rsid w:val="000270AB"/>
    <w:rsid w:val="00032269"/>
    <w:rsid w:val="00033205"/>
    <w:rsid w:val="00034898"/>
    <w:rsid w:val="0003763F"/>
    <w:rsid w:val="00040F15"/>
    <w:rsid w:val="00043175"/>
    <w:rsid w:val="000432EB"/>
    <w:rsid w:val="0004489A"/>
    <w:rsid w:val="0004587A"/>
    <w:rsid w:val="00045ED7"/>
    <w:rsid w:val="0004724F"/>
    <w:rsid w:val="0004774C"/>
    <w:rsid w:val="0005112E"/>
    <w:rsid w:val="00051534"/>
    <w:rsid w:val="00052358"/>
    <w:rsid w:val="0005296F"/>
    <w:rsid w:val="00052E84"/>
    <w:rsid w:val="00053728"/>
    <w:rsid w:val="00053764"/>
    <w:rsid w:val="0005732D"/>
    <w:rsid w:val="0006074A"/>
    <w:rsid w:val="000611DE"/>
    <w:rsid w:val="00061468"/>
    <w:rsid w:val="00061988"/>
    <w:rsid w:val="0006216A"/>
    <w:rsid w:val="00062D2A"/>
    <w:rsid w:val="00063DFA"/>
    <w:rsid w:val="000671AB"/>
    <w:rsid w:val="0007117F"/>
    <w:rsid w:val="000718F7"/>
    <w:rsid w:val="0007276B"/>
    <w:rsid w:val="0007639D"/>
    <w:rsid w:val="000769F7"/>
    <w:rsid w:val="00077F4C"/>
    <w:rsid w:val="00080B9D"/>
    <w:rsid w:val="00082D3B"/>
    <w:rsid w:val="00083593"/>
    <w:rsid w:val="000850E6"/>
    <w:rsid w:val="0008558E"/>
    <w:rsid w:val="000855C9"/>
    <w:rsid w:val="000860A4"/>
    <w:rsid w:val="00086DA5"/>
    <w:rsid w:val="000870EC"/>
    <w:rsid w:val="00087A99"/>
    <w:rsid w:val="00087D60"/>
    <w:rsid w:val="000904F4"/>
    <w:rsid w:val="00090A83"/>
    <w:rsid w:val="00091323"/>
    <w:rsid w:val="00093FB9"/>
    <w:rsid w:val="00096276"/>
    <w:rsid w:val="00096D65"/>
    <w:rsid w:val="00097B84"/>
    <w:rsid w:val="000A14EF"/>
    <w:rsid w:val="000A3EA1"/>
    <w:rsid w:val="000A57A9"/>
    <w:rsid w:val="000A7416"/>
    <w:rsid w:val="000B0CF5"/>
    <w:rsid w:val="000B1899"/>
    <w:rsid w:val="000B19AE"/>
    <w:rsid w:val="000B23E3"/>
    <w:rsid w:val="000B2FED"/>
    <w:rsid w:val="000B38C3"/>
    <w:rsid w:val="000B3C16"/>
    <w:rsid w:val="000B6258"/>
    <w:rsid w:val="000C1944"/>
    <w:rsid w:val="000C35EF"/>
    <w:rsid w:val="000C63A2"/>
    <w:rsid w:val="000C6502"/>
    <w:rsid w:val="000C6AF8"/>
    <w:rsid w:val="000D0879"/>
    <w:rsid w:val="000D0A2A"/>
    <w:rsid w:val="000D1A83"/>
    <w:rsid w:val="000D2E90"/>
    <w:rsid w:val="000D3D54"/>
    <w:rsid w:val="000D6043"/>
    <w:rsid w:val="000E146F"/>
    <w:rsid w:val="000E19CB"/>
    <w:rsid w:val="000E2461"/>
    <w:rsid w:val="000E3CAE"/>
    <w:rsid w:val="000E4038"/>
    <w:rsid w:val="000E47CB"/>
    <w:rsid w:val="000E4A41"/>
    <w:rsid w:val="000E5118"/>
    <w:rsid w:val="000E74F0"/>
    <w:rsid w:val="000F47EE"/>
    <w:rsid w:val="000F5B8C"/>
    <w:rsid w:val="000F5E72"/>
    <w:rsid w:val="000F7327"/>
    <w:rsid w:val="001014C9"/>
    <w:rsid w:val="00101702"/>
    <w:rsid w:val="00101C5F"/>
    <w:rsid w:val="00105FB4"/>
    <w:rsid w:val="0011050C"/>
    <w:rsid w:val="00110F21"/>
    <w:rsid w:val="00111B32"/>
    <w:rsid w:val="001134B3"/>
    <w:rsid w:val="00114C9C"/>
    <w:rsid w:val="0011779F"/>
    <w:rsid w:val="00117E1F"/>
    <w:rsid w:val="00122140"/>
    <w:rsid w:val="00123FF9"/>
    <w:rsid w:val="00124407"/>
    <w:rsid w:val="00124FCC"/>
    <w:rsid w:val="001250FC"/>
    <w:rsid w:val="001276C6"/>
    <w:rsid w:val="00131CC9"/>
    <w:rsid w:val="00132071"/>
    <w:rsid w:val="0013228E"/>
    <w:rsid w:val="00132827"/>
    <w:rsid w:val="00133284"/>
    <w:rsid w:val="001343ED"/>
    <w:rsid w:val="00134698"/>
    <w:rsid w:val="00134CDF"/>
    <w:rsid w:val="0013571F"/>
    <w:rsid w:val="00135D3F"/>
    <w:rsid w:val="0014194C"/>
    <w:rsid w:val="00142EDC"/>
    <w:rsid w:val="0014326A"/>
    <w:rsid w:val="001441EB"/>
    <w:rsid w:val="001456A7"/>
    <w:rsid w:val="00145C49"/>
    <w:rsid w:val="00152984"/>
    <w:rsid w:val="00153E9A"/>
    <w:rsid w:val="00154E9F"/>
    <w:rsid w:val="00155584"/>
    <w:rsid w:val="00155A23"/>
    <w:rsid w:val="00155C4C"/>
    <w:rsid w:val="00156AFE"/>
    <w:rsid w:val="0015773B"/>
    <w:rsid w:val="00160938"/>
    <w:rsid w:val="00160D18"/>
    <w:rsid w:val="00160E6D"/>
    <w:rsid w:val="00160FD3"/>
    <w:rsid w:val="00161DFC"/>
    <w:rsid w:val="0016202E"/>
    <w:rsid w:val="001620AA"/>
    <w:rsid w:val="00163588"/>
    <w:rsid w:val="00163685"/>
    <w:rsid w:val="001645F8"/>
    <w:rsid w:val="00164A1D"/>
    <w:rsid w:val="00164CC0"/>
    <w:rsid w:val="00165E2B"/>
    <w:rsid w:val="00166215"/>
    <w:rsid w:val="0017065F"/>
    <w:rsid w:val="001709F1"/>
    <w:rsid w:val="00171A53"/>
    <w:rsid w:val="00172AF4"/>
    <w:rsid w:val="00177AC1"/>
    <w:rsid w:val="00177B1B"/>
    <w:rsid w:val="00180A2D"/>
    <w:rsid w:val="00182D87"/>
    <w:rsid w:val="00184694"/>
    <w:rsid w:val="00184BC5"/>
    <w:rsid w:val="00184FD9"/>
    <w:rsid w:val="00185001"/>
    <w:rsid w:val="00186EDD"/>
    <w:rsid w:val="00187C3C"/>
    <w:rsid w:val="001921F8"/>
    <w:rsid w:val="001944F9"/>
    <w:rsid w:val="0019531D"/>
    <w:rsid w:val="00197F1B"/>
    <w:rsid w:val="00197FC1"/>
    <w:rsid w:val="001A123D"/>
    <w:rsid w:val="001A4088"/>
    <w:rsid w:val="001A5538"/>
    <w:rsid w:val="001A72C9"/>
    <w:rsid w:val="001A77FB"/>
    <w:rsid w:val="001B142F"/>
    <w:rsid w:val="001B238F"/>
    <w:rsid w:val="001B2AD0"/>
    <w:rsid w:val="001B43AF"/>
    <w:rsid w:val="001B4860"/>
    <w:rsid w:val="001B4D91"/>
    <w:rsid w:val="001B5A8A"/>
    <w:rsid w:val="001B786E"/>
    <w:rsid w:val="001C0CEB"/>
    <w:rsid w:val="001C1572"/>
    <w:rsid w:val="001C2585"/>
    <w:rsid w:val="001C317E"/>
    <w:rsid w:val="001C3A6F"/>
    <w:rsid w:val="001C42CB"/>
    <w:rsid w:val="001C4606"/>
    <w:rsid w:val="001C4B12"/>
    <w:rsid w:val="001C65B6"/>
    <w:rsid w:val="001C7BB5"/>
    <w:rsid w:val="001D0C00"/>
    <w:rsid w:val="001D0F96"/>
    <w:rsid w:val="001D1207"/>
    <w:rsid w:val="001D58CF"/>
    <w:rsid w:val="001D5C47"/>
    <w:rsid w:val="001D62E2"/>
    <w:rsid w:val="001D685E"/>
    <w:rsid w:val="001D72F8"/>
    <w:rsid w:val="001E3267"/>
    <w:rsid w:val="001E3CA2"/>
    <w:rsid w:val="001E4616"/>
    <w:rsid w:val="001E481F"/>
    <w:rsid w:val="001E52C1"/>
    <w:rsid w:val="001E5384"/>
    <w:rsid w:val="001E69A7"/>
    <w:rsid w:val="001E6FA4"/>
    <w:rsid w:val="001E7777"/>
    <w:rsid w:val="001E779B"/>
    <w:rsid w:val="001F0DBA"/>
    <w:rsid w:val="001F0EAC"/>
    <w:rsid w:val="001F2D48"/>
    <w:rsid w:val="001F2F82"/>
    <w:rsid w:val="001F4121"/>
    <w:rsid w:val="001F453D"/>
    <w:rsid w:val="001F5D5B"/>
    <w:rsid w:val="001F6363"/>
    <w:rsid w:val="001F7C41"/>
    <w:rsid w:val="00205E46"/>
    <w:rsid w:val="00206695"/>
    <w:rsid w:val="0020694F"/>
    <w:rsid w:val="0021146F"/>
    <w:rsid w:val="00211D9F"/>
    <w:rsid w:val="00212F02"/>
    <w:rsid w:val="00214F81"/>
    <w:rsid w:val="00217642"/>
    <w:rsid w:val="002225D5"/>
    <w:rsid w:val="0022338A"/>
    <w:rsid w:val="00223AB7"/>
    <w:rsid w:val="00224302"/>
    <w:rsid w:val="0022677D"/>
    <w:rsid w:val="00226AAC"/>
    <w:rsid w:val="0023037D"/>
    <w:rsid w:val="00230EB3"/>
    <w:rsid w:val="0023270E"/>
    <w:rsid w:val="00232DEE"/>
    <w:rsid w:val="00234515"/>
    <w:rsid w:val="00234EFA"/>
    <w:rsid w:val="00236922"/>
    <w:rsid w:val="00237A67"/>
    <w:rsid w:val="002404E6"/>
    <w:rsid w:val="00242744"/>
    <w:rsid w:val="00242858"/>
    <w:rsid w:val="00245EF9"/>
    <w:rsid w:val="00245F16"/>
    <w:rsid w:val="0025061F"/>
    <w:rsid w:val="0025292F"/>
    <w:rsid w:val="00252F5E"/>
    <w:rsid w:val="002536A3"/>
    <w:rsid w:val="00253B7F"/>
    <w:rsid w:val="00254561"/>
    <w:rsid w:val="002612AA"/>
    <w:rsid w:val="00262052"/>
    <w:rsid w:val="002630F0"/>
    <w:rsid w:val="00263F20"/>
    <w:rsid w:val="0026460E"/>
    <w:rsid w:val="0026641B"/>
    <w:rsid w:val="002717D1"/>
    <w:rsid w:val="0027183A"/>
    <w:rsid w:val="00271AA8"/>
    <w:rsid w:val="002727D0"/>
    <w:rsid w:val="00272DC9"/>
    <w:rsid w:val="00274984"/>
    <w:rsid w:val="00274ECF"/>
    <w:rsid w:val="00277A6F"/>
    <w:rsid w:val="00280FA6"/>
    <w:rsid w:val="00283F51"/>
    <w:rsid w:val="002844E5"/>
    <w:rsid w:val="00285E2C"/>
    <w:rsid w:val="00287637"/>
    <w:rsid w:val="0028786C"/>
    <w:rsid w:val="00290274"/>
    <w:rsid w:val="00290F9A"/>
    <w:rsid w:val="002912C9"/>
    <w:rsid w:val="002927EC"/>
    <w:rsid w:val="0029690F"/>
    <w:rsid w:val="00296D7A"/>
    <w:rsid w:val="00297021"/>
    <w:rsid w:val="002A244D"/>
    <w:rsid w:val="002A364F"/>
    <w:rsid w:val="002A4B0C"/>
    <w:rsid w:val="002A4FDB"/>
    <w:rsid w:val="002A746D"/>
    <w:rsid w:val="002B0965"/>
    <w:rsid w:val="002B0ADD"/>
    <w:rsid w:val="002B126F"/>
    <w:rsid w:val="002B1ECB"/>
    <w:rsid w:val="002B4F51"/>
    <w:rsid w:val="002B56A2"/>
    <w:rsid w:val="002B7B2F"/>
    <w:rsid w:val="002C05B0"/>
    <w:rsid w:val="002C1922"/>
    <w:rsid w:val="002C1E0D"/>
    <w:rsid w:val="002C21E1"/>
    <w:rsid w:val="002C4165"/>
    <w:rsid w:val="002C43F5"/>
    <w:rsid w:val="002C4A3A"/>
    <w:rsid w:val="002D23C0"/>
    <w:rsid w:val="002D3DBB"/>
    <w:rsid w:val="002D4AD8"/>
    <w:rsid w:val="002D4C22"/>
    <w:rsid w:val="002D5205"/>
    <w:rsid w:val="002D547A"/>
    <w:rsid w:val="002E16ED"/>
    <w:rsid w:val="002E5E48"/>
    <w:rsid w:val="002E6E07"/>
    <w:rsid w:val="002F003A"/>
    <w:rsid w:val="002F08EA"/>
    <w:rsid w:val="002F237E"/>
    <w:rsid w:val="002F2CF5"/>
    <w:rsid w:val="002F310D"/>
    <w:rsid w:val="002F3BD5"/>
    <w:rsid w:val="002F6CEC"/>
    <w:rsid w:val="002F7F3B"/>
    <w:rsid w:val="0030265C"/>
    <w:rsid w:val="00303394"/>
    <w:rsid w:val="00304A5F"/>
    <w:rsid w:val="0030651B"/>
    <w:rsid w:val="0031029E"/>
    <w:rsid w:val="0031074D"/>
    <w:rsid w:val="00310784"/>
    <w:rsid w:val="00311C17"/>
    <w:rsid w:val="00312D91"/>
    <w:rsid w:val="00313209"/>
    <w:rsid w:val="00313751"/>
    <w:rsid w:val="00315DAB"/>
    <w:rsid w:val="0031667E"/>
    <w:rsid w:val="00320691"/>
    <w:rsid w:val="00320E48"/>
    <w:rsid w:val="003216C6"/>
    <w:rsid w:val="003232E6"/>
    <w:rsid w:val="003239E7"/>
    <w:rsid w:val="00325134"/>
    <w:rsid w:val="00326F27"/>
    <w:rsid w:val="0032781C"/>
    <w:rsid w:val="00330F35"/>
    <w:rsid w:val="00331090"/>
    <w:rsid w:val="00331434"/>
    <w:rsid w:val="00332CC4"/>
    <w:rsid w:val="00334164"/>
    <w:rsid w:val="003342AC"/>
    <w:rsid w:val="00335E2A"/>
    <w:rsid w:val="00336B97"/>
    <w:rsid w:val="003375CA"/>
    <w:rsid w:val="00342FF1"/>
    <w:rsid w:val="00343953"/>
    <w:rsid w:val="00343D24"/>
    <w:rsid w:val="00344519"/>
    <w:rsid w:val="00344847"/>
    <w:rsid w:val="00344A35"/>
    <w:rsid w:val="00344B0F"/>
    <w:rsid w:val="003460C3"/>
    <w:rsid w:val="00346903"/>
    <w:rsid w:val="003504F0"/>
    <w:rsid w:val="0035053B"/>
    <w:rsid w:val="00350DBE"/>
    <w:rsid w:val="00352F55"/>
    <w:rsid w:val="00354CDF"/>
    <w:rsid w:val="003557DE"/>
    <w:rsid w:val="00356455"/>
    <w:rsid w:val="00361336"/>
    <w:rsid w:val="00361B03"/>
    <w:rsid w:val="00362713"/>
    <w:rsid w:val="00362A13"/>
    <w:rsid w:val="00362F0E"/>
    <w:rsid w:val="00363B62"/>
    <w:rsid w:val="00366AB6"/>
    <w:rsid w:val="003702B5"/>
    <w:rsid w:val="00373415"/>
    <w:rsid w:val="00373668"/>
    <w:rsid w:val="00374534"/>
    <w:rsid w:val="003769DD"/>
    <w:rsid w:val="00376C8A"/>
    <w:rsid w:val="0037760F"/>
    <w:rsid w:val="00381095"/>
    <w:rsid w:val="00381B58"/>
    <w:rsid w:val="003848AC"/>
    <w:rsid w:val="003876DC"/>
    <w:rsid w:val="00387E38"/>
    <w:rsid w:val="00390B41"/>
    <w:rsid w:val="00390DE4"/>
    <w:rsid w:val="003912BB"/>
    <w:rsid w:val="003918A4"/>
    <w:rsid w:val="00393FD3"/>
    <w:rsid w:val="003A0FC3"/>
    <w:rsid w:val="003A1248"/>
    <w:rsid w:val="003A36FA"/>
    <w:rsid w:val="003A37EA"/>
    <w:rsid w:val="003A4BFE"/>
    <w:rsid w:val="003A57D0"/>
    <w:rsid w:val="003A59F4"/>
    <w:rsid w:val="003A60E1"/>
    <w:rsid w:val="003A78D9"/>
    <w:rsid w:val="003A7ADF"/>
    <w:rsid w:val="003A7AE5"/>
    <w:rsid w:val="003B24E8"/>
    <w:rsid w:val="003B276E"/>
    <w:rsid w:val="003B3556"/>
    <w:rsid w:val="003B4009"/>
    <w:rsid w:val="003B5B1A"/>
    <w:rsid w:val="003B5BA4"/>
    <w:rsid w:val="003B72E1"/>
    <w:rsid w:val="003B7A34"/>
    <w:rsid w:val="003B7EA8"/>
    <w:rsid w:val="003C0191"/>
    <w:rsid w:val="003C120C"/>
    <w:rsid w:val="003C468E"/>
    <w:rsid w:val="003C6437"/>
    <w:rsid w:val="003C65FD"/>
    <w:rsid w:val="003C6AA1"/>
    <w:rsid w:val="003C7D93"/>
    <w:rsid w:val="003D2777"/>
    <w:rsid w:val="003D305A"/>
    <w:rsid w:val="003D3E61"/>
    <w:rsid w:val="003D5A94"/>
    <w:rsid w:val="003D5C95"/>
    <w:rsid w:val="003D77F4"/>
    <w:rsid w:val="003D7F5F"/>
    <w:rsid w:val="003E07BC"/>
    <w:rsid w:val="003E0F40"/>
    <w:rsid w:val="003E2BBF"/>
    <w:rsid w:val="003E38DE"/>
    <w:rsid w:val="003E460A"/>
    <w:rsid w:val="003E69A9"/>
    <w:rsid w:val="003E6BF9"/>
    <w:rsid w:val="003F0506"/>
    <w:rsid w:val="003F06C8"/>
    <w:rsid w:val="003F091B"/>
    <w:rsid w:val="003F0F28"/>
    <w:rsid w:val="003F10D1"/>
    <w:rsid w:val="003F1968"/>
    <w:rsid w:val="003F20E6"/>
    <w:rsid w:val="003F42EB"/>
    <w:rsid w:val="003F5BE7"/>
    <w:rsid w:val="003F7A2C"/>
    <w:rsid w:val="00400B39"/>
    <w:rsid w:val="004022F6"/>
    <w:rsid w:val="004028A5"/>
    <w:rsid w:val="00403107"/>
    <w:rsid w:val="0040666E"/>
    <w:rsid w:val="004072C7"/>
    <w:rsid w:val="00411612"/>
    <w:rsid w:val="004117B0"/>
    <w:rsid w:val="00412AFF"/>
    <w:rsid w:val="004144DD"/>
    <w:rsid w:val="00414810"/>
    <w:rsid w:val="00417DB1"/>
    <w:rsid w:val="00422443"/>
    <w:rsid w:val="004237B9"/>
    <w:rsid w:val="00423D50"/>
    <w:rsid w:val="0042400B"/>
    <w:rsid w:val="00424EF1"/>
    <w:rsid w:val="00425C8C"/>
    <w:rsid w:val="00425FEF"/>
    <w:rsid w:val="00426909"/>
    <w:rsid w:val="0042751F"/>
    <w:rsid w:val="00430271"/>
    <w:rsid w:val="00431278"/>
    <w:rsid w:val="004331B4"/>
    <w:rsid w:val="0043502D"/>
    <w:rsid w:val="00436759"/>
    <w:rsid w:val="00436FC0"/>
    <w:rsid w:val="00444720"/>
    <w:rsid w:val="004454B8"/>
    <w:rsid w:val="00445593"/>
    <w:rsid w:val="004456B0"/>
    <w:rsid w:val="004457CA"/>
    <w:rsid w:val="00446CDB"/>
    <w:rsid w:val="0044763C"/>
    <w:rsid w:val="0045037A"/>
    <w:rsid w:val="004512CE"/>
    <w:rsid w:val="004512E1"/>
    <w:rsid w:val="00451E05"/>
    <w:rsid w:val="004525C2"/>
    <w:rsid w:val="004525E5"/>
    <w:rsid w:val="00455E92"/>
    <w:rsid w:val="00456DC2"/>
    <w:rsid w:val="00460D18"/>
    <w:rsid w:val="00462DAE"/>
    <w:rsid w:val="00464485"/>
    <w:rsid w:val="00465189"/>
    <w:rsid w:val="004653DB"/>
    <w:rsid w:val="00466183"/>
    <w:rsid w:val="00471387"/>
    <w:rsid w:val="004717DC"/>
    <w:rsid w:val="0047234F"/>
    <w:rsid w:val="00472BF6"/>
    <w:rsid w:val="00473988"/>
    <w:rsid w:val="004748DF"/>
    <w:rsid w:val="00476C1B"/>
    <w:rsid w:val="00480AD7"/>
    <w:rsid w:val="004810E5"/>
    <w:rsid w:val="0048571E"/>
    <w:rsid w:val="00487BB5"/>
    <w:rsid w:val="00493D17"/>
    <w:rsid w:val="00493E62"/>
    <w:rsid w:val="00494692"/>
    <w:rsid w:val="00495B9A"/>
    <w:rsid w:val="00495C16"/>
    <w:rsid w:val="00495CEC"/>
    <w:rsid w:val="0049700B"/>
    <w:rsid w:val="00497151"/>
    <w:rsid w:val="004A0657"/>
    <w:rsid w:val="004A203F"/>
    <w:rsid w:val="004A20C4"/>
    <w:rsid w:val="004A36A2"/>
    <w:rsid w:val="004A4365"/>
    <w:rsid w:val="004A780A"/>
    <w:rsid w:val="004A7F02"/>
    <w:rsid w:val="004B07D7"/>
    <w:rsid w:val="004B277C"/>
    <w:rsid w:val="004B4209"/>
    <w:rsid w:val="004B52E1"/>
    <w:rsid w:val="004B75D4"/>
    <w:rsid w:val="004B7FCE"/>
    <w:rsid w:val="004C01ED"/>
    <w:rsid w:val="004C15E8"/>
    <w:rsid w:val="004C3891"/>
    <w:rsid w:val="004C3F21"/>
    <w:rsid w:val="004C4292"/>
    <w:rsid w:val="004C53DB"/>
    <w:rsid w:val="004C5AFD"/>
    <w:rsid w:val="004C796C"/>
    <w:rsid w:val="004C7DDB"/>
    <w:rsid w:val="004D01D7"/>
    <w:rsid w:val="004D3084"/>
    <w:rsid w:val="004E224F"/>
    <w:rsid w:val="004E3729"/>
    <w:rsid w:val="004E589A"/>
    <w:rsid w:val="004E6698"/>
    <w:rsid w:val="004F0105"/>
    <w:rsid w:val="004F1BC7"/>
    <w:rsid w:val="004F1E5A"/>
    <w:rsid w:val="004F2959"/>
    <w:rsid w:val="004F4223"/>
    <w:rsid w:val="004F440B"/>
    <w:rsid w:val="004F569E"/>
    <w:rsid w:val="004F671B"/>
    <w:rsid w:val="004F6AE0"/>
    <w:rsid w:val="004F6B9C"/>
    <w:rsid w:val="004F7F64"/>
    <w:rsid w:val="00500366"/>
    <w:rsid w:val="005017B6"/>
    <w:rsid w:val="00504051"/>
    <w:rsid w:val="005042E0"/>
    <w:rsid w:val="00506663"/>
    <w:rsid w:val="00506BC7"/>
    <w:rsid w:val="00506D8F"/>
    <w:rsid w:val="005076EB"/>
    <w:rsid w:val="00507ECA"/>
    <w:rsid w:val="00510391"/>
    <w:rsid w:val="00512252"/>
    <w:rsid w:val="005128E9"/>
    <w:rsid w:val="00513593"/>
    <w:rsid w:val="0051375C"/>
    <w:rsid w:val="00516122"/>
    <w:rsid w:val="0051667B"/>
    <w:rsid w:val="00521406"/>
    <w:rsid w:val="0052238C"/>
    <w:rsid w:val="00524215"/>
    <w:rsid w:val="00524A95"/>
    <w:rsid w:val="00526680"/>
    <w:rsid w:val="00530074"/>
    <w:rsid w:val="005301A0"/>
    <w:rsid w:val="00530818"/>
    <w:rsid w:val="00531A9C"/>
    <w:rsid w:val="00531B31"/>
    <w:rsid w:val="005328D0"/>
    <w:rsid w:val="00536E04"/>
    <w:rsid w:val="00537946"/>
    <w:rsid w:val="00540585"/>
    <w:rsid w:val="00540DF8"/>
    <w:rsid w:val="0054166C"/>
    <w:rsid w:val="00542111"/>
    <w:rsid w:val="00543C73"/>
    <w:rsid w:val="0054544C"/>
    <w:rsid w:val="005459CE"/>
    <w:rsid w:val="00546E42"/>
    <w:rsid w:val="005470B6"/>
    <w:rsid w:val="005501CA"/>
    <w:rsid w:val="00550FC3"/>
    <w:rsid w:val="00551729"/>
    <w:rsid w:val="00552479"/>
    <w:rsid w:val="005539BD"/>
    <w:rsid w:val="00553CD0"/>
    <w:rsid w:val="00560011"/>
    <w:rsid w:val="00562AED"/>
    <w:rsid w:val="00562F32"/>
    <w:rsid w:val="005669B3"/>
    <w:rsid w:val="00572AB3"/>
    <w:rsid w:val="0057503D"/>
    <w:rsid w:val="005751C1"/>
    <w:rsid w:val="00575CF7"/>
    <w:rsid w:val="00576546"/>
    <w:rsid w:val="005774C5"/>
    <w:rsid w:val="005800DE"/>
    <w:rsid w:val="005809FD"/>
    <w:rsid w:val="00580D89"/>
    <w:rsid w:val="00581C1C"/>
    <w:rsid w:val="0058237B"/>
    <w:rsid w:val="00583F23"/>
    <w:rsid w:val="005844CA"/>
    <w:rsid w:val="00585403"/>
    <w:rsid w:val="00585973"/>
    <w:rsid w:val="005862FD"/>
    <w:rsid w:val="00587C2D"/>
    <w:rsid w:val="0059031E"/>
    <w:rsid w:val="005908A9"/>
    <w:rsid w:val="00591827"/>
    <w:rsid w:val="00591A5E"/>
    <w:rsid w:val="00591FAD"/>
    <w:rsid w:val="00592FFE"/>
    <w:rsid w:val="005942DF"/>
    <w:rsid w:val="00595470"/>
    <w:rsid w:val="005954C2"/>
    <w:rsid w:val="00595A51"/>
    <w:rsid w:val="005A05B6"/>
    <w:rsid w:val="005A0BBA"/>
    <w:rsid w:val="005A0F51"/>
    <w:rsid w:val="005A3256"/>
    <w:rsid w:val="005A501D"/>
    <w:rsid w:val="005A6782"/>
    <w:rsid w:val="005A712A"/>
    <w:rsid w:val="005B152B"/>
    <w:rsid w:val="005B210A"/>
    <w:rsid w:val="005B2611"/>
    <w:rsid w:val="005B2958"/>
    <w:rsid w:val="005B4C5E"/>
    <w:rsid w:val="005B5ED9"/>
    <w:rsid w:val="005B65B7"/>
    <w:rsid w:val="005B68BE"/>
    <w:rsid w:val="005B6DBE"/>
    <w:rsid w:val="005C0CA5"/>
    <w:rsid w:val="005C39E5"/>
    <w:rsid w:val="005C4F0F"/>
    <w:rsid w:val="005C522D"/>
    <w:rsid w:val="005D10AF"/>
    <w:rsid w:val="005D1117"/>
    <w:rsid w:val="005D396D"/>
    <w:rsid w:val="005D3E30"/>
    <w:rsid w:val="005D47CB"/>
    <w:rsid w:val="005D6418"/>
    <w:rsid w:val="005D7267"/>
    <w:rsid w:val="005D76C4"/>
    <w:rsid w:val="005D7898"/>
    <w:rsid w:val="005E07BB"/>
    <w:rsid w:val="005E0EA3"/>
    <w:rsid w:val="005E15A0"/>
    <w:rsid w:val="005E2156"/>
    <w:rsid w:val="005E2833"/>
    <w:rsid w:val="005E3256"/>
    <w:rsid w:val="005E3CDB"/>
    <w:rsid w:val="005E3F68"/>
    <w:rsid w:val="005E4BD5"/>
    <w:rsid w:val="005E569C"/>
    <w:rsid w:val="005E64F6"/>
    <w:rsid w:val="005E7564"/>
    <w:rsid w:val="005F1EA5"/>
    <w:rsid w:val="005F2027"/>
    <w:rsid w:val="00601405"/>
    <w:rsid w:val="00604AB2"/>
    <w:rsid w:val="00605EBC"/>
    <w:rsid w:val="00606839"/>
    <w:rsid w:val="00607CC6"/>
    <w:rsid w:val="00611965"/>
    <w:rsid w:val="0061209F"/>
    <w:rsid w:val="00613EAC"/>
    <w:rsid w:val="00613EE5"/>
    <w:rsid w:val="00614DA9"/>
    <w:rsid w:val="006156D9"/>
    <w:rsid w:val="00616542"/>
    <w:rsid w:val="00616A95"/>
    <w:rsid w:val="00617F98"/>
    <w:rsid w:val="00620EDA"/>
    <w:rsid w:val="0062272A"/>
    <w:rsid w:val="00623A04"/>
    <w:rsid w:val="00623A18"/>
    <w:rsid w:val="00623ACD"/>
    <w:rsid w:val="00623DC9"/>
    <w:rsid w:val="00625A4D"/>
    <w:rsid w:val="00631191"/>
    <w:rsid w:val="0063132B"/>
    <w:rsid w:val="0063280A"/>
    <w:rsid w:val="00634A8E"/>
    <w:rsid w:val="0063500B"/>
    <w:rsid w:val="0063642D"/>
    <w:rsid w:val="006366D1"/>
    <w:rsid w:val="0063685C"/>
    <w:rsid w:val="006368C1"/>
    <w:rsid w:val="00636D8C"/>
    <w:rsid w:val="006405B1"/>
    <w:rsid w:val="0064198C"/>
    <w:rsid w:val="00641F75"/>
    <w:rsid w:val="0064254E"/>
    <w:rsid w:val="006430D8"/>
    <w:rsid w:val="00643519"/>
    <w:rsid w:val="00643AA2"/>
    <w:rsid w:val="00644887"/>
    <w:rsid w:val="00645017"/>
    <w:rsid w:val="00645307"/>
    <w:rsid w:val="006457D3"/>
    <w:rsid w:val="00647E9C"/>
    <w:rsid w:val="00650D68"/>
    <w:rsid w:val="00652D4F"/>
    <w:rsid w:val="0065361A"/>
    <w:rsid w:val="0065373A"/>
    <w:rsid w:val="0065375B"/>
    <w:rsid w:val="00654140"/>
    <w:rsid w:val="006552AF"/>
    <w:rsid w:val="00656507"/>
    <w:rsid w:val="0065796F"/>
    <w:rsid w:val="0066073C"/>
    <w:rsid w:val="006633D5"/>
    <w:rsid w:val="006636F6"/>
    <w:rsid w:val="0066373A"/>
    <w:rsid w:val="00663C00"/>
    <w:rsid w:val="00665086"/>
    <w:rsid w:val="00670237"/>
    <w:rsid w:val="00670E05"/>
    <w:rsid w:val="00671BFA"/>
    <w:rsid w:val="00672A37"/>
    <w:rsid w:val="00672AB5"/>
    <w:rsid w:val="00672F91"/>
    <w:rsid w:val="00673012"/>
    <w:rsid w:val="00673584"/>
    <w:rsid w:val="006746B5"/>
    <w:rsid w:val="00674AFF"/>
    <w:rsid w:val="00675FF4"/>
    <w:rsid w:val="006764FE"/>
    <w:rsid w:val="00676E80"/>
    <w:rsid w:val="006778C5"/>
    <w:rsid w:val="00683E33"/>
    <w:rsid w:val="00686631"/>
    <w:rsid w:val="00686CA9"/>
    <w:rsid w:val="00687269"/>
    <w:rsid w:val="00690677"/>
    <w:rsid w:val="006918BC"/>
    <w:rsid w:val="00691DBC"/>
    <w:rsid w:val="00692586"/>
    <w:rsid w:val="00694701"/>
    <w:rsid w:val="006953D3"/>
    <w:rsid w:val="006962D5"/>
    <w:rsid w:val="00697F6C"/>
    <w:rsid w:val="006A0CBC"/>
    <w:rsid w:val="006A1109"/>
    <w:rsid w:val="006A239E"/>
    <w:rsid w:val="006A6516"/>
    <w:rsid w:val="006A7A4C"/>
    <w:rsid w:val="006A7E6C"/>
    <w:rsid w:val="006A7ECC"/>
    <w:rsid w:val="006B192C"/>
    <w:rsid w:val="006B2846"/>
    <w:rsid w:val="006B2D69"/>
    <w:rsid w:val="006B42B9"/>
    <w:rsid w:val="006B63F6"/>
    <w:rsid w:val="006B67E7"/>
    <w:rsid w:val="006B6A59"/>
    <w:rsid w:val="006B6AA8"/>
    <w:rsid w:val="006C7382"/>
    <w:rsid w:val="006D2F1E"/>
    <w:rsid w:val="006D3D70"/>
    <w:rsid w:val="006D3E14"/>
    <w:rsid w:val="006D613F"/>
    <w:rsid w:val="006E0AB4"/>
    <w:rsid w:val="006E0EE9"/>
    <w:rsid w:val="006E1086"/>
    <w:rsid w:val="006E1286"/>
    <w:rsid w:val="006E38C2"/>
    <w:rsid w:val="006E4B21"/>
    <w:rsid w:val="006E4C1E"/>
    <w:rsid w:val="006E4EBB"/>
    <w:rsid w:val="006E7621"/>
    <w:rsid w:val="006F0500"/>
    <w:rsid w:val="006F0CC2"/>
    <w:rsid w:val="006F10A3"/>
    <w:rsid w:val="006F24C8"/>
    <w:rsid w:val="006F758E"/>
    <w:rsid w:val="007010EF"/>
    <w:rsid w:val="007021FC"/>
    <w:rsid w:val="00703992"/>
    <w:rsid w:val="00703B87"/>
    <w:rsid w:val="00705788"/>
    <w:rsid w:val="007067A3"/>
    <w:rsid w:val="00706B74"/>
    <w:rsid w:val="00707008"/>
    <w:rsid w:val="007076A6"/>
    <w:rsid w:val="00713146"/>
    <w:rsid w:val="007135FB"/>
    <w:rsid w:val="007156AE"/>
    <w:rsid w:val="00715EBA"/>
    <w:rsid w:val="00716508"/>
    <w:rsid w:val="00717215"/>
    <w:rsid w:val="007206E5"/>
    <w:rsid w:val="00720CF4"/>
    <w:rsid w:val="007214F5"/>
    <w:rsid w:val="007225C2"/>
    <w:rsid w:val="007234B2"/>
    <w:rsid w:val="00727789"/>
    <w:rsid w:val="00727DA6"/>
    <w:rsid w:val="00731181"/>
    <w:rsid w:val="007314E3"/>
    <w:rsid w:val="007316AC"/>
    <w:rsid w:val="0073338E"/>
    <w:rsid w:val="0073454D"/>
    <w:rsid w:val="00734E17"/>
    <w:rsid w:val="0073503A"/>
    <w:rsid w:val="0073543F"/>
    <w:rsid w:val="0073574B"/>
    <w:rsid w:val="007371C9"/>
    <w:rsid w:val="00737D47"/>
    <w:rsid w:val="00737D8E"/>
    <w:rsid w:val="00740045"/>
    <w:rsid w:val="00740393"/>
    <w:rsid w:val="00740660"/>
    <w:rsid w:val="00740D81"/>
    <w:rsid w:val="0074141B"/>
    <w:rsid w:val="0074176A"/>
    <w:rsid w:val="00742167"/>
    <w:rsid w:val="00742286"/>
    <w:rsid w:val="007428CD"/>
    <w:rsid w:val="00742AFA"/>
    <w:rsid w:val="00742C45"/>
    <w:rsid w:val="007430C4"/>
    <w:rsid w:val="0074365E"/>
    <w:rsid w:val="00744C67"/>
    <w:rsid w:val="00745E16"/>
    <w:rsid w:val="00747FF5"/>
    <w:rsid w:val="00753908"/>
    <w:rsid w:val="0075511E"/>
    <w:rsid w:val="00756050"/>
    <w:rsid w:val="00757BA6"/>
    <w:rsid w:val="007608AF"/>
    <w:rsid w:val="00761E47"/>
    <w:rsid w:val="00763421"/>
    <w:rsid w:val="007643C6"/>
    <w:rsid w:val="00764A56"/>
    <w:rsid w:val="00765418"/>
    <w:rsid w:val="007661CC"/>
    <w:rsid w:val="00766FAD"/>
    <w:rsid w:val="00767B70"/>
    <w:rsid w:val="00771284"/>
    <w:rsid w:val="00772B6E"/>
    <w:rsid w:val="0077454B"/>
    <w:rsid w:val="00774564"/>
    <w:rsid w:val="00777580"/>
    <w:rsid w:val="007803F6"/>
    <w:rsid w:val="0078171D"/>
    <w:rsid w:val="00783418"/>
    <w:rsid w:val="007851EC"/>
    <w:rsid w:val="00785757"/>
    <w:rsid w:val="007861C5"/>
    <w:rsid w:val="00791960"/>
    <w:rsid w:val="00793111"/>
    <w:rsid w:val="00793647"/>
    <w:rsid w:val="0079674B"/>
    <w:rsid w:val="00797076"/>
    <w:rsid w:val="007977C1"/>
    <w:rsid w:val="00797B67"/>
    <w:rsid w:val="007A0348"/>
    <w:rsid w:val="007A123E"/>
    <w:rsid w:val="007A1786"/>
    <w:rsid w:val="007A184D"/>
    <w:rsid w:val="007A2167"/>
    <w:rsid w:val="007A2216"/>
    <w:rsid w:val="007A2230"/>
    <w:rsid w:val="007A37CD"/>
    <w:rsid w:val="007A797A"/>
    <w:rsid w:val="007A7F06"/>
    <w:rsid w:val="007B028F"/>
    <w:rsid w:val="007B0297"/>
    <w:rsid w:val="007B0B58"/>
    <w:rsid w:val="007B0CB2"/>
    <w:rsid w:val="007B11AB"/>
    <w:rsid w:val="007B19FE"/>
    <w:rsid w:val="007B1BB5"/>
    <w:rsid w:val="007B2AB1"/>
    <w:rsid w:val="007B2ACF"/>
    <w:rsid w:val="007B324C"/>
    <w:rsid w:val="007B3887"/>
    <w:rsid w:val="007B6A5F"/>
    <w:rsid w:val="007B6D52"/>
    <w:rsid w:val="007C07C4"/>
    <w:rsid w:val="007C2A91"/>
    <w:rsid w:val="007C387E"/>
    <w:rsid w:val="007C3922"/>
    <w:rsid w:val="007C4352"/>
    <w:rsid w:val="007C52CE"/>
    <w:rsid w:val="007C629F"/>
    <w:rsid w:val="007C63E9"/>
    <w:rsid w:val="007D16F9"/>
    <w:rsid w:val="007D211E"/>
    <w:rsid w:val="007D2F3F"/>
    <w:rsid w:val="007D315F"/>
    <w:rsid w:val="007D37C7"/>
    <w:rsid w:val="007D3E70"/>
    <w:rsid w:val="007D46BA"/>
    <w:rsid w:val="007D577D"/>
    <w:rsid w:val="007D58CA"/>
    <w:rsid w:val="007E1C72"/>
    <w:rsid w:val="007E212E"/>
    <w:rsid w:val="007E21B2"/>
    <w:rsid w:val="007E2B05"/>
    <w:rsid w:val="007E371E"/>
    <w:rsid w:val="007E43F7"/>
    <w:rsid w:val="007E565B"/>
    <w:rsid w:val="007E709C"/>
    <w:rsid w:val="007F06CE"/>
    <w:rsid w:val="007F1880"/>
    <w:rsid w:val="007F27C3"/>
    <w:rsid w:val="007F2F15"/>
    <w:rsid w:val="007F62FA"/>
    <w:rsid w:val="007F6A83"/>
    <w:rsid w:val="007F6B28"/>
    <w:rsid w:val="007F6ECC"/>
    <w:rsid w:val="0080037B"/>
    <w:rsid w:val="00800525"/>
    <w:rsid w:val="008025BA"/>
    <w:rsid w:val="008076F9"/>
    <w:rsid w:val="008102FE"/>
    <w:rsid w:val="00810528"/>
    <w:rsid w:val="008112C2"/>
    <w:rsid w:val="00811A7A"/>
    <w:rsid w:val="008136AA"/>
    <w:rsid w:val="008142D1"/>
    <w:rsid w:val="00815616"/>
    <w:rsid w:val="00816547"/>
    <w:rsid w:val="008169B6"/>
    <w:rsid w:val="00820F4B"/>
    <w:rsid w:val="00822890"/>
    <w:rsid w:val="00822B78"/>
    <w:rsid w:val="00822F3F"/>
    <w:rsid w:val="00823CC4"/>
    <w:rsid w:val="008243C1"/>
    <w:rsid w:val="00824AC6"/>
    <w:rsid w:val="00824F5F"/>
    <w:rsid w:val="00825795"/>
    <w:rsid w:val="00825981"/>
    <w:rsid w:val="0082598B"/>
    <w:rsid w:val="00825A36"/>
    <w:rsid w:val="008267FC"/>
    <w:rsid w:val="008278DB"/>
    <w:rsid w:val="0083175B"/>
    <w:rsid w:val="00831877"/>
    <w:rsid w:val="00831B84"/>
    <w:rsid w:val="00832413"/>
    <w:rsid w:val="0083378F"/>
    <w:rsid w:val="00833CAC"/>
    <w:rsid w:val="00834857"/>
    <w:rsid w:val="00836FBE"/>
    <w:rsid w:val="00837982"/>
    <w:rsid w:val="00842D31"/>
    <w:rsid w:val="00843308"/>
    <w:rsid w:val="0084355F"/>
    <w:rsid w:val="008505F4"/>
    <w:rsid w:val="00851855"/>
    <w:rsid w:val="00852863"/>
    <w:rsid w:val="00852A75"/>
    <w:rsid w:val="008530FD"/>
    <w:rsid w:val="00854137"/>
    <w:rsid w:val="00854197"/>
    <w:rsid w:val="00856411"/>
    <w:rsid w:val="00856C74"/>
    <w:rsid w:val="008572CD"/>
    <w:rsid w:val="00857C3E"/>
    <w:rsid w:val="00862E26"/>
    <w:rsid w:val="008635B3"/>
    <w:rsid w:val="008647B1"/>
    <w:rsid w:val="00865A46"/>
    <w:rsid w:val="00870ACC"/>
    <w:rsid w:val="00870E6D"/>
    <w:rsid w:val="00871467"/>
    <w:rsid w:val="0087214D"/>
    <w:rsid w:val="00872831"/>
    <w:rsid w:val="00872E95"/>
    <w:rsid w:val="008739E1"/>
    <w:rsid w:val="00873ACD"/>
    <w:rsid w:val="00873DA2"/>
    <w:rsid w:val="00873DB3"/>
    <w:rsid w:val="00873FC1"/>
    <w:rsid w:val="00876B0B"/>
    <w:rsid w:val="00880483"/>
    <w:rsid w:val="008813AC"/>
    <w:rsid w:val="0088166B"/>
    <w:rsid w:val="00883318"/>
    <w:rsid w:val="00884498"/>
    <w:rsid w:val="008846EF"/>
    <w:rsid w:val="00884F85"/>
    <w:rsid w:val="00885078"/>
    <w:rsid w:val="0088528A"/>
    <w:rsid w:val="0088658B"/>
    <w:rsid w:val="00891AB4"/>
    <w:rsid w:val="00893121"/>
    <w:rsid w:val="008953FC"/>
    <w:rsid w:val="00895602"/>
    <w:rsid w:val="00895D77"/>
    <w:rsid w:val="008A1571"/>
    <w:rsid w:val="008A1DF2"/>
    <w:rsid w:val="008A3013"/>
    <w:rsid w:val="008A3287"/>
    <w:rsid w:val="008A491E"/>
    <w:rsid w:val="008A60E0"/>
    <w:rsid w:val="008A63E4"/>
    <w:rsid w:val="008B0659"/>
    <w:rsid w:val="008B211A"/>
    <w:rsid w:val="008B496E"/>
    <w:rsid w:val="008C11B2"/>
    <w:rsid w:val="008C1233"/>
    <w:rsid w:val="008C1ACB"/>
    <w:rsid w:val="008C3254"/>
    <w:rsid w:val="008C3E6A"/>
    <w:rsid w:val="008C3E9B"/>
    <w:rsid w:val="008C44B8"/>
    <w:rsid w:val="008C4DFB"/>
    <w:rsid w:val="008C6D86"/>
    <w:rsid w:val="008C78BF"/>
    <w:rsid w:val="008D289E"/>
    <w:rsid w:val="008D3B04"/>
    <w:rsid w:val="008E0214"/>
    <w:rsid w:val="008E05EA"/>
    <w:rsid w:val="008E1E8B"/>
    <w:rsid w:val="008E3B45"/>
    <w:rsid w:val="008E47E5"/>
    <w:rsid w:val="008E4921"/>
    <w:rsid w:val="008E4F6A"/>
    <w:rsid w:val="008E5011"/>
    <w:rsid w:val="008E7273"/>
    <w:rsid w:val="008E78C1"/>
    <w:rsid w:val="008F07C3"/>
    <w:rsid w:val="008F0836"/>
    <w:rsid w:val="008F0CBA"/>
    <w:rsid w:val="008F110A"/>
    <w:rsid w:val="008F1695"/>
    <w:rsid w:val="008F4950"/>
    <w:rsid w:val="008F6560"/>
    <w:rsid w:val="008F6AB8"/>
    <w:rsid w:val="008F6B07"/>
    <w:rsid w:val="008F6C2F"/>
    <w:rsid w:val="008F7E52"/>
    <w:rsid w:val="00901B16"/>
    <w:rsid w:val="00903FCC"/>
    <w:rsid w:val="00905056"/>
    <w:rsid w:val="009060D2"/>
    <w:rsid w:val="0090712A"/>
    <w:rsid w:val="0090725F"/>
    <w:rsid w:val="009072D6"/>
    <w:rsid w:val="00907462"/>
    <w:rsid w:val="00910093"/>
    <w:rsid w:val="0091033F"/>
    <w:rsid w:val="00910915"/>
    <w:rsid w:val="00910B44"/>
    <w:rsid w:val="00910CE3"/>
    <w:rsid w:val="00911C4A"/>
    <w:rsid w:val="0091309C"/>
    <w:rsid w:val="00913727"/>
    <w:rsid w:val="00915259"/>
    <w:rsid w:val="00917E60"/>
    <w:rsid w:val="00920144"/>
    <w:rsid w:val="009213BF"/>
    <w:rsid w:val="00921C97"/>
    <w:rsid w:val="009225B9"/>
    <w:rsid w:val="0092280B"/>
    <w:rsid w:val="00923406"/>
    <w:rsid w:val="009245C1"/>
    <w:rsid w:val="00925597"/>
    <w:rsid w:val="0092587B"/>
    <w:rsid w:val="00927601"/>
    <w:rsid w:val="00931ADA"/>
    <w:rsid w:val="00932F7F"/>
    <w:rsid w:val="00933242"/>
    <w:rsid w:val="0093373A"/>
    <w:rsid w:val="00934809"/>
    <w:rsid w:val="00935097"/>
    <w:rsid w:val="009351E3"/>
    <w:rsid w:val="00935CE6"/>
    <w:rsid w:val="00940490"/>
    <w:rsid w:val="00943665"/>
    <w:rsid w:val="00945004"/>
    <w:rsid w:val="00945650"/>
    <w:rsid w:val="00945A1A"/>
    <w:rsid w:val="009466CD"/>
    <w:rsid w:val="00946742"/>
    <w:rsid w:val="00950290"/>
    <w:rsid w:val="00950AE2"/>
    <w:rsid w:val="0095411A"/>
    <w:rsid w:val="009554B5"/>
    <w:rsid w:val="00955D5A"/>
    <w:rsid w:val="00957032"/>
    <w:rsid w:val="00957ED4"/>
    <w:rsid w:val="0096004B"/>
    <w:rsid w:val="00960C0C"/>
    <w:rsid w:val="00961424"/>
    <w:rsid w:val="00962589"/>
    <w:rsid w:val="00962CA4"/>
    <w:rsid w:val="009643AF"/>
    <w:rsid w:val="00966C3E"/>
    <w:rsid w:val="00967CBE"/>
    <w:rsid w:val="00973322"/>
    <w:rsid w:val="00973332"/>
    <w:rsid w:val="00974409"/>
    <w:rsid w:val="009744B9"/>
    <w:rsid w:val="00974A1D"/>
    <w:rsid w:val="0097710A"/>
    <w:rsid w:val="00977264"/>
    <w:rsid w:val="00977C67"/>
    <w:rsid w:val="00980266"/>
    <w:rsid w:val="00982723"/>
    <w:rsid w:val="00982AF3"/>
    <w:rsid w:val="00983CE1"/>
    <w:rsid w:val="00986434"/>
    <w:rsid w:val="00991F38"/>
    <w:rsid w:val="009931EC"/>
    <w:rsid w:val="009935A7"/>
    <w:rsid w:val="00995E9F"/>
    <w:rsid w:val="00997B86"/>
    <w:rsid w:val="009A1D2B"/>
    <w:rsid w:val="009A1DD0"/>
    <w:rsid w:val="009A226A"/>
    <w:rsid w:val="009A2EED"/>
    <w:rsid w:val="009A528A"/>
    <w:rsid w:val="009A530C"/>
    <w:rsid w:val="009A5372"/>
    <w:rsid w:val="009A7A63"/>
    <w:rsid w:val="009B014F"/>
    <w:rsid w:val="009B0DA9"/>
    <w:rsid w:val="009B1249"/>
    <w:rsid w:val="009B40DC"/>
    <w:rsid w:val="009B4595"/>
    <w:rsid w:val="009B7998"/>
    <w:rsid w:val="009C06D7"/>
    <w:rsid w:val="009C0E74"/>
    <w:rsid w:val="009C0FD7"/>
    <w:rsid w:val="009C1224"/>
    <w:rsid w:val="009C168C"/>
    <w:rsid w:val="009D2BEA"/>
    <w:rsid w:val="009D404C"/>
    <w:rsid w:val="009D4434"/>
    <w:rsid w:val="009D534E"/>
    <w:rsid w:val="009D6080"/>
    <w:rsid w:val="009D6392"/>
    <w:rsid w:val="009D7168"/>
    <w:rsid w:val="009D77E4"/>
    <w:rsid w:val="009D7A80"/>
    <w:rsid w:val="009E06AB"/>
    <w:rsid w:val="009E1B29"/>
    <w:rsid w:val="009E1B75"/>
    <w:rsid w:val="009E2AD9"/>
    <w:rsid w:val="009E409A"/>
    <w:rsid w:val="009E65E4"/>
    <w:rsid w:val="009E6BB0"/>
    <w:rsid w:val="009E7212"/>
    <w:rsid w:val="009E78CB"/>
    <w:rsid w:val="009F038D"/>
    <w:rsid w:val="009F1598"/>
    <w:rsid w:val="009F616B"/>
    <w:rsid w:val="009F675E"/>
    <w:rsid w:val="009F6841"/>
    <w:rsid w:val="00A00BFE"/>
    <w:rsid w:val="00A00DE7"/>
    <w:rsid w:val="00A020C9"/>
    <w:rsid w:val="00A03198"/>
    <w:rsid w:val="00A0594A"/>
    <w:rsid w:val="00A10C51"/>
    <w:rsid w:val="00A118AD"/>
    <w:rsid w:val="00A1194C"/>
    <w:rsid w:val="00A126E3"/>
    <w:rsid w:val="00A15C76"/>
    <w:rsid w:val="00A15F0D"/>
    <w:rsid w:val="00A16028"/>
    <w:rsid w:val="00A1780D"/>
    <w:rsid w:val="00A23073"/>
    <w:rsid w:val="00A24CA6"/>
    <w:rsid w:val="00A25950"/>
    <w:rsid w:val="00A2612B"/>
    <w:rsid w:val="00A26A09"/>
    <w:rsid w:val="00A3175F"/>
    <w:rsid w:val="00A33D59"/>
    <w:rsid w:val="00A34B00"/>
    <w:rsid w:val="00A35CD0"/>
    <w:rsid w:val="00A36EE8"/>
    <w:rsid w:val="00A36F72"/>
    <w:rsid w:val="00A37A78"/>
    <w:rsid w:val="00A41651"/>
    <w:rsid w:val="00A430BE"/>
    <w:rsid w:val="00A4440B"/>
    <w:rsid w:val="00A450A4"/>
    <w:rsid w:val="00A459C0"/>
    <w:rsid w:val="00A45A0F"/>
    <w:rsid w:val="00A46DCE"/>
    <w:rsid w:val="00A50925"/>
    <w:rsid w:val="00A50A7F"/>
    <w:rsid w:val="00A50BDC"/>
    <w:rsid w:val="00A51A9B"/>
    <w:rsid w:val="00A5343E"/>
    <w:rsid w:val="00A54ED0"/>
    <w:rsid w:val="00A56687"/>
    <w:rsid w:val="00A56A70"/>
    <w:rsid w:val="00A56C73"/>
    <w:rsid w:val="00A56DB1"/>
    <w:rsid w:val="00A56EA8"/>
    <w:rsid w:val="00A572E3"/>
    <w:rsid w:val="00A6015F"/>
    <w:rsid w:val="00A62A0D"/>
    <w:rsid w:val="00A62EF5"/>
    <w:rsid w:val="00A63085"/>
    <w:rsid w:val="00A633B6"/>
    <w:rsid w:val="00A63A0A"/>
    <w:rsid w:val="00A64010"/>
    <w:rsid w:val="00A65CD5"/>
    <w:rsid w:val="00A67F16"/>
    <w:rsid w:val="00A70648"/>
    <w:rsid w:val="00A7216B"/>
    <w:rsid w:val="00A727BD"/>
    <w:rsid w:val="00A73893"/>
    <w:rsid w:val="00A75DF3"/>
    <w:rsid w:val="00A77013"/>
    <w:rsid w:val="00A77F45"/>
    <w:rsid w:val="00A81AB3"/>
    <w:rsid w:val="00A8250F"/>
    <w:rsid w:val="00A82706"/>
    <w:rsid w:val="00A82910"/>
    <w:rsid w:val="00A82B04"/>
    <w:rsid w:val="00A83058"/>
    <w:rsid w:val="00A830C0"/>
    <w:rsid w:val="00A8318E"/>
    <w:rsid w:val="00A8374D"/>
    <w:rsid w:val="00A84EA8"/>
    <w:rsid w:val="00A856C4"/>
    <w:rsid w:val="00A8677C"/>
    <w:rsid w:val="00A907EF"/>
    <w:rsid w:val="00A935B4"/>
    <w:rsid w:val="00A94302"/>
    <w:rsid w:val="00A97ED1"/>
    <w:rsid w:val="00AA038F"/>
    <w:rsid w:val="00AA2876"/>
    <w:rsid w:val="00AA2B8E"/>
    <w:rsid w:val="00AA43EF"/>
    <w:rsid w:val="00AA5044"/>
    <w:rsid w:val="00AB074A"/>
    <w:rsid w:val="00AB4043"/>
    <w:rsid w:val="00AB4841"/>
    <w:rsid w:val="00AB5005"/>
    <w:rsid w:val="00AB5F53"/>
    <w:rsid w:val="00AB6F43"/>
    <w:rsid w:val="00AC1255"/>
    <w:rsid w:val="00AC44C7"/>
    <w:rsid w:val="00AC463B"/>
    <w:rsid w:val="00AC6682"/>
    <w:rsid w:val="00AC6F25"/>
    <w:rsid w:val="00AD271F"/>
    <w:rsid w:val="00AD291E"/>
    <w:rsid w:val="00AD3F96"/>
    <w:rsid w:val="00AD4D37"/>
    <w:rsid w:val="00AD4DC1"/>
    <w:rsid w:val="00AD52A0"/>
    <w:rsid w:val="00AD5873"/>
    <w:rsid w:val="00AD58A1"/>
    <w:rsid w:val="00AD7A71"/>
    <w:rsid w:val="00AE0130"/>
    <w:rsid w:val="00AE154D"/>
    <w:rsid w:val="00AE1777"/>
    <w:rsid w:val="00AE17C8"/>
    <w:rsid w:val="00AE1E82"/>
    <w:rsid w:val="00AE2DE9"/>
    <w:rsid w:val="00AE34DF"/>
    <w:rsid w:val="00AE39BB"/>
    <w:rsid w:val="00AE4954"/>
    <w:rsid w:val="00AE4B76"/>
    <w:rsid w:val="00AE7953"/>
    <w:rsid w:val="00AF0273"/>
    <w:rsid w:val="00AF3162"/>
    <w:rsid w:val="00AF3C8A"/>
    <w:rsid w:val="00AF520D"/>
    <w:rsid w:val="00AF5305"/>
    <w:rsid w:val="00AF5721"/>
    <w:rsid w:val="00AF78F5"/>
    <w:rsid w:val="00B01130"/>
    <w:rsid w:val="00B02EA3"/>
    <w:rsid w:val="00B032E7"/>
    <w:rsid w:val="00B03862"/>
    <w:rsid w:val="00B04091"/>
    <w:rsid w:val="00B053AC"/>
    <w:rsid w:val="00B05500"/>
    <w:rsid w:val="00B05FD2"/>
    <w:rsid w:val="00B0719B"/>
    <w:rsid w:val="00B105FE"/>
    <w:rsid w:val="00B10D70"/>
    <w:rsid w:val="00B10FC7"/>
    <w:rsid w:val="00B12B2F"/>
    <w:rsid w:val="00B12F25"/>
    <w:rsid w:val="00B13D92"/>
    <w:rsid w:val="00B152CA"/>
    <w:rsid w:val="00B159B2"/>
    <w:rsid w:val="00B17B62"/>
    <w:rsid w:val="00B20778"/>
    <w:rsid w:val="00B218F3"/>
    <w:rsid w:val="00B23778"/>
    <w:rsid w:val="00B242AC"/>
    <w:rsid w:val="00B244F2"/>
    <w:rsid w:val="00B256AB"/>
    <w:rsid w:val="00B261DD"/>
    <w:rsid w:val="00B27D5A"/>
    <w:rsid w:val="00B30B86"/>
    <w:rsid w:val="00B32E65"/>
    <w:rsid w:val="00B33249"/>
    <w:rsid w:val="00B36859"/>
    <w:rsid w:val="00B37802"/>
    <w:rsid w:val="00B37A80"/>
    <w:rsid w:val="00B4005C"/>
    <w:rsid w:val="00B408FE"/>
    <w:rsid w:val="00B41B4A"/>
    <w:rsid w:val="00B4303E"/>
    <w:rsid w:val="00B433AF"/>
    <w:rsid w:val="00B43A96"/>
    <w:rsid w:val="00B43E40"/>
    <w:rsid w:val="00B447CD"/>
    <w:rsid w:val="00B44F82"/>
    <w:rsid w:val="00B45F28"/>
    <w:rsid w:val="00B53AAA"/>
    <w:rsid w:val="00B53F30"/>
    <w:rsid w:val="00B54F50"/>
    <w:rsid w:val="00B55AF7"/>
    <w:rsid w:val="00B56216"/>
    <w:rsid w:val="00B56361"/>
    <w:rsid w:val="00B60F29"/>
    <w:rsid w:val="00B60F8D"/>
    <w:rsid w:val="00B612B8"/>
    <w:rsid w:val="00B62061"/>
    <w:rsid w:val="00B62072"/>
    <w:rsid w:val="00B62DAE"/>
    <w:rsid w:val="00B63366"/>
    <w:rsid w:val="00B65186"/>
    <w:rsid w:val="00B65B5B"/>
    <w:rsid w:val="00B672B9"/>
    <w:rsid w:val="00B678A3"/>
    <w:rsid w:val="00B70362"/>
    <w:rsid w:val="00B71684"/>
    <w:rsid w:val="00B718D3"/>
    <w:rsid w:val="00B7204B"/>
    <w:rsid w:val="00B7232A"/>
    <w:rsid w:val="00B727CF"/>
    <w:rsid w:val="00B72E4D"/>
    <w:rsid w:val="00B75560"/>
    <w:rsid w:val="00B8030C"/>
    <w:rsid w:val="00B84A3B"/>
    <w:rsid w:val="00B866CA"/>
    <w:rsid w:val="00B879E8"/>
    <w:rsid w:val="00B91188"/>
    <w:rsid w:val="00B92BB0"/>
    <w:rsid w:val="00B92E3F"/>
    <w:rsid w:val="00B9350C"/>
    <w:rsid w:val="00B93DA0"/>
    <w:rsid w:val="00B9451C"/>
    <w:rsid w:val="00B94669"/>
    <w:rsid w:val="00B94742"/>
    <w:rsid w:val="00B96BE9"/>
    <w:rsid w:val="00BA17A6"/>
    <w:rsid w:val="00BA5001"/>
    <w:rsid w:val="00BA6A23"/>
    <w:rsid w:val="00BA6C81"/>
    <w:rsid w:val="00BB0208"/>
    <w:rsid w:val="00BB0AE6"/>
    <w:rsid w:val="00BB13BB"/>
    <w:rsid w:val="00BB262B"/>
    <w:rsid w:val="00BB2B59"/>
    <w:rsid w:val="00BB30FF"/>
    <w:rsid w:val="00BB41AE"/>
    <w:rsid w:val="00BB602F"/>
    <w:rsid w:val="00BB6DAC"/>
    <w:rsid w:val="00BB7270"/>
    <w:rsid w:val="00BC01C9"/>
    <w:rsid w:val="00BC05F1"/>
    <w:rsid w:val="00BC15BB"/>
    <w:rsid w:val="00BC1B15"/>
    <w:rsid w:val="00BC220A"/>
    <w:rsid w:val="00BC2769"/>
    <w:rsid w:val="00BC31AC"/>
    <w:rsid w:val="00BC6DAE"/>
    <w:rsid w:val="00BC6FED"/>
    <w:rsid w:val="00BC70EE"/>
    <w:rsid w:val="00BD038A"/>
    <w:rsid w:val="00BD06A9"/>
    <w:rsid w:val="00BD2A07"/>
    <w:rsid w:val="00BD2D17"/>
    <w:rsid w:val="00BD5507"/>
    <w:rsid w:val="00BD7396"/>
    <w:rsid w:val="00BE18B4"/>
    <w:rsid w:val="00BE393F"/>
    <w:rsid w:val="00BE39D6"/>
    <w:rsid w:val="00BE4D46"/>
    <w:rsid w:val="00BE4EDD"/>
    <w:rsid w:val="00BE5F93"/>
    <w:rsid w:val="00BE6AAE"/>
    <w:rsid w:val="00BE7045"/>
    <w:rsid w:val="00BE735C"/>
    <w:rsid w:val="00BE7969"/>
    <w:rsid w:val="00BF04B5"/>
    <w:rsid w:val="00BF0915"/>
    <w:rsid w:val="00BF1EE0"/>
    <w:rsid w:val="00BF2781"/>
    <w:rsid w:val="00BF36C8"/>
    <w:rsid w:val="00BF4B5A"/>
    <w:rsid w:val="00BF727A"/>
    <w:rsid w:val="00C038B1"/>
    <w:rsid w:val="00C0508F"/>
    <w:rsid w:val="00C076C4"/>
    <w:rsid w:val="00C1184D"/>
    <w:rsid w:val="00C12C97"/>
    <w:rsid w:val="00C12DB7"/>
    <w:rsid w:val="00C12E4D"/>
    <w:rsid w:val="00C136B5"/>
    <w:rsid w:val="00C141C8"/>
    <w:rsid w:val="00C15850"/>
    <w:rsid w:val="00C16BF5"/>
    <w:rsid w:val="00C21F53"/>
    <w:rsid w:val="00C22231"/>
    <w:rsid w:val="00C2257D"/>
    <w:rsid w:val="00C23446"/>
    <w:rsid w:val="00C2392A"/>
    <w:rsid w:val="00C242C8"/>
    <w:rsid w:val="00C24518"/>
    <w:rsid w:val="00C25176"/>
    <w:rsid w:val="00C25BC2"/>
    <w:rsid w:val="00C262E1"/>
    <w:rsid w:val="00C27044"/>
    <w:rsid w:val="00C2761E"/>
    <w:rsid w:val="00C33511"/>
    <w:rsid w:val="00C3355F"/>
    <w:rsid w:val="00C34B32"/>
    <w:rsid w:val="00C35B73"/>
    <w:rsid w:val="00C37194"/>
    <w:rsid w:val="00C37854"/>
    <w:rsid w:val="00C40805"/>
    <w:rsid w:val="00C414FF"/>
    <w:rsid w:val="00C4171F"/>
    <w:rsid w:val="00C42781"/>
    <w:rsid w:val="00C44988"/>
    <w:rsid w:val="00C44D2E"/>
    <w:rsid w:val="00C45D0A"/>
    <w:rsid w:val="00C472EB"/>
    <w:rsid w:val="00C52F4B"/>
    <w:rsid w:val="00C531F6"/>
    <w:rsid w:val="00C55DA7"/>
    <w:rsid w:val="00C56FD3"/>
    <w:rsid w:val="00C57A43"/>
    <w:rsid w:val="00C614C0"/>
    <w:rsid w:val="00C64279"/>
    <w:rsid w:val="00C6706D"/>
    <w:rsid w:val="00C70666"/>
    <w:rsid w:val="00C7070D"/>
    <w:rsid w:val="00C7297B"/>
    <w:rsid w:val="00C73B89"/>
    <w:rsid w:val="00C73D66"/>
    <w:rsid w:val="00C7510A"/>
    <w:rsid w:val="00C76575"/>
    <w:rsid w:val="00C805A6"/>
    <w:rsid w:val="00C82958"/>
    <w:rsid w:val="00C869D6"/>
    <w:rsid w:val="00C87CB3"/>
    <w:rsid w:val="00C94C7B"/>
    <w:rsid w:val="00C95F06"/>
    <w:rsid w:val="00C9703D"/>
    <w:rsid w:val="00CA0BED"/>
    <w:rsid w:val="00CA2719"/>
    <w:rsid w:val="00CA39FF"/>
    <w:rsid w:val="00CA6E4E"/>
    <w:rsid w:val="00CB28F0"/>
    <w:rsid w:val="00CB2C5D"/>
    <w:rsid w:val="00CB33C1"/>
    <w:rsid w:val="00CB45C2"/>
    <w:rsid w:val="00CB48C3"/>
    <w:rsid w:val="00CB4C6E"/>
    <w:rsid w:val="00CB4F45"/>
    <w:rsid w:val="00CB696B"/>
    <w:rsid w:val="00CB7069"/>
    <w:rsid w:val="00CC092A"/>
    <w:rsid w:val="00CC0982"/>
    <w:rsid w:val="00CC0E16"/>
    <w:rsid w:val="00CC4399"/>
    <w:rsid w:val="00CC440B"/>
    <w:rsid w:val="00CC4864"/>
    <w:rsid w:val="00CD1095"/>
    <w:rsid w:val="00CD1A2B"/>
    <w:rsid w:val="00CD333C"/>
    <w:rsid w:val="00CD495E"/>
    <w:rsid w:val="00CD4F6F"/>
    <w:rsid w:val="00CD5959"/>
    <w:rsid w:val="00CD5E2A"/>
    <w:rsid w:val="00CD629E"/>
    <w:rsid w:val="00CD7B43"/>
    <w:rsid w:val="00CE0443"/>
    <w:rsid w:val="00CE058E"/>
    <w:rsid w:val="00CE1124"/>
    <w:rsid w:val="00CE155A"/>
    <w:rsid w:val="00CE4A76"/>
    <w:rsid w:val="00CE5A2A"/>
    <w:rsid w:val="00CF207E"/>
    <w:rsid w:val="00CF24EF"/>
    <w:rsid w:val="00CF2F96"/>
    <w:rsid w:val="00CF350F"/>
    <w:rsid w:val="00CF3E62"/>
    <w:rsid w:val="00CF4015"/>
    <w:rsid w:val="00CF4764"/>
    <w:rsid w:val="00CF71D8"/>
    <w:rsid w:val="00D00FA5"/>
    <w:rsid w:val="00D03047"/>
    <w:rsid w:val="00D05586"/>
    <w:rsid w:val="00D05608"/>
    <w:rsid w:val="00D0593A"/>
    <w:rsid w:val="00D100D7"/>
    <w:rsid w:val="00D1046D"/>
    <w:rsid w:val="00D108CD"/>
    <w:rsid w:val="00D13056"/>
    <w:rsid w:val="00D13254"/>
    <w:rsid w:val="00D133C3"/>
    <w:rsid w:val="00D13B76"/>
    <w:rsid w:val="00D15732"/>
    <w:rsid w:val="00D1583D"/>
    <w:rsid w:val="00D15C6B"/>
    <w:rsid w:val="00D16142"/>
    <w:rsid w:val="00D23CD0"/>
    <w:rsid w:val="00D244E2"/>
    <w:rsid w:val="00D25086"/>
    <w:rsid w:val="00D265FC"/>
    <w:rsid w:val="00D26E06"/>
    <w:rsid w:val="00D27211"/>
    <w:rsid w:val="00D3025B"/>
    <w:rsid w:val="00D305EE"/>
    <w:rsid w:val="00D31124"/>
    <w:rsid w:val="00D33578"/>
    <w:rsid w:val="00D3359B"/>
    <w:rsid w:val="00D33DA5"/>
    <w:rsid w:val="00D34B22"/>
    <w:rsid w:val="00D34C8E"/>
    <w:rsid w:val="00D36B9D"/>
    <w:rsid w:val="00D41A6E"/>
    <w:rsid w:val="00D41B59"/>
    <w:rsid w:val="00D41DFE"/>
    <w:rsid w:val="00D444B0"/>
    <w:rsid w:val="00D4480C"/>
    <w:rsid w:val="00D46217"/>
    <w:rsid w:val="00D47579"/>
    <w:rsid w:val="00D47755"/>
    <w:rsid w:val="00D53B1F"/>
    <w:rsid w:val="00D54430"/>
    <w:rsid w:val="00D54BBA"/>
    <w:rsid w:val="00D56D66"/>
    <w:rsid w:val="00D56FEB"/>
    <w:rsid w:val="00D603BE"/>
    <w:rsid w:val="00D61C45"/>
    <w:rsid w:val="00D627F4"/>
    <w:rsid w:val="00D65D4D"/>
    <w:rsid w:val="00D678BC"/>
    <w:rsid w:val="00D67DF2"/>
    <w:rsid w:val="00D7004D"/>
    <w:rsid w:val="00D708C7"/>
    <w:rsid w:val="00D72268"/>
    <w:rsid w:val="00D72632"/>
    <w:rsid w:val="00D74498"/>
    <w:rsid w:val="00D75B7B"/>
    <w:rsid w:val="00D76A26"/>
    <w:rsid w:val="00D77FA3"/>
    <w:rsid w:val="00D8192A"/>
    <w:rsid w:val="00D82827"/>
    <w:rsid w:val="00D828BA"/>
    <w:rsid w:val="00D8412C"/>
    <w:rsid w:val="00D8424C"/>
    <w:rsid w:val="00D866B4"/>
    <w:rsid w:val="00D873D7"/>
    <w:rsid w:val="00D93DD0"/>
    <w:rsid w:val="00D94129"/>
    <w:rsid w:val="00D953A6"/>
    <w:rsid w:val="00D97068"/>
    <w:rsid w:val="00DA218E"/>
    <w:rsid w:val="00DA2E99"/>
    <w:rsid w:val="00DA35A9"/>
    <w:rsid w:val="00DA41E4"/>
    <w:rsid w:val="00DA5F66"/>
    <w:rsid w:val="00DA67D6"/>
    <w:rsid w:val="00DB211A"/>
    <w:rsid w:val="00DB26A2"/>
    <w:rsid w:val="00DB26BB"/>
    <w:rsid w:val="00DB4C4E"/>
    <w:rsid w:val="00DB5634"/>
    <w:rsid w:val="00DB5D93"/>
    <w:rsid w:val="00DB636D"/>
    <w:rsid w:val="00DC1118"/>
    <w:rsid w:val="00DC13E3"/>
    <w:rsid w:val="00DC1480"/>
    <w:rsid w:val="00DC61E1"/>
    <w:rsid w:val="00DC69FE"/>
    <w:rsid w:val="00DC6D78"/>
    <w:rsid w:val="00DC7108"/>
    <w:rsid w:val="00DC7B0B"/>
    <w:rsid w:val="00DD359E"/>
    <w:rsid w:val="00DD3AF1"/>
    <w:rsid w:val="00DD670B"/>
    <w:rsid w:val="00DD6BE3"/>
    <w:rsid w:val="00DE02BB"/>
    <w:rsid w:val="00DE1048"/>
    <w:rsid w:val="00DE201A"/>
    <w:rsid w:val="00DE48FD"/>
    <w:rsid w:val="00DE563B"/>
    <w:rsid w:val="00DE5843"/>
    <w:rsid w:val="00DE5D42"/>
    <w:rsid w:val="00DE5E4D"/>
    <w:rsid w:val="00DF1516"/>
    <w:rsid w:val="00DF184C"/>
    <w:rsid w:val="00DF33E1"/>
    <w:rsid w:val="00DF4A22"/>
    <w:rsid w:val="00DF4FF2"/>
    <w:rsid w:val="00DF5AEF"/>
    <w:rsid w:val="00DF5FDC"/>
    <w:rsid w:val="00DF6699"/>
    <w:rsid w:val="00DF7867"/>
    <w:rsid w:val="00E03F54"/>
    <w:rsid w:val="00E046EA"/>
    <w:rsid w:val="00E05050"/>
    <w:rsid w:val="00E05D60"/>
    <w:rsid w:val="00E06886"/>
    <w:rsid w:val="00E076F3"/>
    <w:rsid w:val="00E07A53"/>
    <w:rsid w:val="00E105C8"/>
    <w:rsid w:val="00E11436"/>
    <w:rsid w:val="00E12FC3"/>
    <w:rsid w:val="00E155AD"/>
    <w:rsid w:val="00E15610"/>
    <w:rsid w:val="00E15709"/>
    <w:rsid w:val="00E1619F"/>
    <w:rsid w:val="00E17BC6"/>
    <w:rsid w:val="00E2094E"/>
    <w:rsid w:val="00E20B97"/>
    <w:rsid w:val="00E2244C"/>
    <w:rsid w:val="00E23BC3"/>
    <w:rsid w:val="00E30E02"/>
    <w:rsid w:val="00E3106E"/>
    <w:rsid w:val="00E323D4"/>
    <w:rsid w:val="00E33425"/>
    <w:rsid w:val="00E34ABA"/>
    <w:rsid w:val="00E351C3"/>
    <w:rsid w:val="00E36336"/>
    <w:rsid w:val="00E3718A"/>
    <w:rsid w:val="00E3743E"/>
    <w:rsid w:val="00E37694"/>
    <w:rsid w:val="00E37750"/>
    <w:rsid w:val="00E4106A"/>
    <w:rsid w:val="00E4185C"/>
    <w:rsid w:val="00E41A99"/>
    <w:rsid w:val="00E42283"/>
    <w:rsid w:val="00E44C54"/>
    <w:rsid w:val="00E46438"/>
    <w:rsid w:val="00E46813"/>
    <w:rsid w:val="00E46FB4"/>
    <w:rsid w:val="00E47713"/>
    <w:rsid w:val="00E501BA"/>
    <w:rsid w:val="00E5211A"/>
    <w:rsid w:val="00E53B74"/>
    <w:rsid w:val="00E5432A"/>
    <w:rsid w:val="00E5576B"/>
    <w:rsid w:val="00E561D7"/>
    <w:rsid w:val="00E62153"/>
    <w:rsid w:val="00E62B67"/>
    <w:rsid w:val="00E62C48"/>
    <w:rsid w:val="00E636D1"/>
    <w:rsid w:val="00E636FC"/>
    <w:rsid w:val="00E65558"/>
    <w:rsid w:val="00E65FF6"/>
    <w:rsid w:val="00E663F9"/>
    <w:rsid w:val="00E713E4"/>
    <w:rsid w:val="00E72FB9"/>
    <w:rsid w:val="00E73240"/>
    <w:rsid w:val="00E73A4F"/>
    <w:rsid w:val="00E7402D"/>
    <w:rsid w:val="00E7506F"/>
    <w:rsid w:val="00E765D3"/>
    <w:rsid w:val="00E777E8"/>
    <w:rsid w:val="00E80B06"/>
    <w:rsid w:val="00E84CD9"/>
    <w:rsid w:val="00E853CC"/>
    <w:rsid w:val="00E86B09"/>
    <w:rsid w:val="00E92487"/>
    <w:rsid w:val="00E92E18"/>
    <w:rsid w:val="00E953AA"/>
    <w:rsid w:val="00E95461"/>
    <w:rsid w:val="00E95DE2"/>
    <w:rsid w:val="00E97EE8"/>
    <w:rsid w:val="00EA0556"/>
    <w:rsid w:val="00EA2740"/>
    <w:rsid w:val="00EA4147"/>
    <w:rsid w:val="00EA5458"/>
    <w:rsid w:val="00EA7017"/>
    <w:rsid w:val="00EA78DB"/>
    <w:rsid w:val="00EA7F7A"/>
    <w:rsid w:val="00EB12CC"/>
    <w:rsid w:val="00EB1517"/>
    <w:rsid w:val="00EB19A0"/>
    <w:rsid w:val="00EB340F"/>
    <w:rsid w:val="00EB3658"/>
    <w:rsid w:val="00EB53FF"/>
    <w:rsid w:val="00EB5A25"/>
    <w:rsid w:val="00EB664D"/>
    <w:rsid w:val="00EB7022"/>
    <w:rsid w:val="00EB7414"/>
    <w:rsid w:val="00EB7DFD"/>
    <w:rsid w:val="00EC04F4"/>
    <w:rsid w:val="00EC2046"/>
    <w:rsid w:val="00EC216A"/>
    <w:rsid w:val="00EC31E8"/>
    <w:rsid w:val="00EC55A3"/>
    <w:rsid w:val="00EC7CE5"/>
    <w:rsid w:val="00ED01C5"/>
    <w:rsid w:val="00ED10F5"/>
    <w:rsid w:val="00ED1D9F"/>
    <w:rsid w:val="00ED3C67"/>
    <w:rsid w:val="00ED45BE"/>
    <w:rsid w:val="00ED51B8"/>
    <w:rsid w:val="00ED54F5"/>
    <w:rsid w:val="00ED7161"/>
    <w:rsid w:val="00EE0B54"/>
    <w:rsid w:val="00EE0F3F"/>
    <w:rsid w:val="00EE2D57"/>
    <w:rsid w:val="00EE4006"/>
    <w:rsid w:val="00EE4077"/>
    <w:rsid w:val="00EE72A0"/>
    <w:rsid w:val="00EF08EE"/>
    <w:rsid w:val="00EF2AFE"/>
    <w:rsid w:val="00EF70EE"/>
    <w:rsid w:val="00F03ADB"/>
    <w:rsid w:val="00F11467"/>
    <w:rsid w:val="00F1217E"/>
    <w:rsid w:val="00F12D2C"/>
    <w:rsid w:val="00F15088"/>
    <w:rsid w:val="00F20C9C"/>
    <w:rsid w:val="00F22069"/>
    <w:rsid w:val="00F2407B"/>
    <w:rsid w:val="00F25140"/>
    <w:rsid w:val="00F2648D"/>
    <w:rsid w:val="00F265CC"/>
    <w:rsid w:val="00F312DF"/>
    <w:rsid w:val="00F336E7"/>
    <w:rsid w:val="00F34DF3"/>
    <w:rsid w:val="00F372F7"/>
    <w:rsid w:val="00F373BA"/>
    <w:rsid w:val="00F41488"/>
    <w:rsid w:val="00F416FC"/>
    <w:rsid w:val="00F439A9"/>
    <w:rsid w:val="00F44E73"/>
    <w:rsid w:val="00F45EA7"/>
    <w:rsid w:val="00F462AD"/>
    <w:rsid w:val="00F5141B"/>
    <w:rsid w:val="00F514EC"/>
    <w:rsid w:val="00F52AB3"/>
    <w:rsid w:val="00F5321C"/>
    <w:rsid w:val="00F53BFD"/>
    <w:rsid w:val="00F54161"/>
    <w:rsid w:val="00F5497D"/>
    <w:rsid w:val="00F54CCB"/>
    <w:rsid w:val="00F55D6D"/>
    <w:rsid w:val="00F55E5F"/>
    <w:rsid w:val="00F56148"/>
    <w:rsid w:val="00F566E6"/>
    <w:rsid w:val="00F63166"/>
    <w:rsid w:val="00F63514"/>
    <w:rsid w:val="00F636EA"/>
    <w:rsid w:val="00F63BA4"/>
    <w:rsid w:val="00F63DF4"/>
    <w:rsid w:val="00F66018"/>
    <w:rsid w:val="00F661FC"/>
    <w:rsid w:val="00F671BA"/>
    <w:rsid w:val="00F7017D"/>
    <w:rsid w:val="00F72612"/>
    <w:rsid w:val="00F7671C"/>
    <w:rsid w:val="00F76A37"/>
    <w:rsid w:val="00F80771"/>
    <w:rsid w:val="00F8140B"/>
    <w:rsid w:val="00F82992"/>
    <w:rsid w:val="00F84BC0"/>
    <w:rsid w:val="00F84F42"/>
    <w:rsid w:val="00F864C2"/>
    <w:rsid w:val="00F8684C"/>
    <w:rsid w:val="00F87BC7"/>
    <w:rsid w:val="00F909BE"/>
    <w:rsid w:val="00F92E6B"/>
    <w:rsid w:val="00F93F8F"/>
    <w:rsid w:val="00F94554"/>
    <w:rsid w:val="00F94825"/>
    <w:rsid w:val="00F95EF1"/>
    <w:rsid w:val="00F961B2"/>
    <w:rsid w:val="00F96942"/>
    <w:rsid w:val="00FA0281"/>
    <w:rsid w:val="00FA1898"/>
    <w:rsid w:val="00FA1B16"/>
    <w:rsid w:val="00FA21CA"/>
    <w:rsid w:val="00FA2B11"/>
    <w:rsid w:val="00FA3658"/>
    <w:rsid w:val="00FA3BF4"/>
    <w:rsid w:val="00FA45C1"/>
    <w:rsid w:val="00FA67F4"/>
    <w:rsid w:val="00FA7ACA"/>
    <w:rsid w:val="00FB2EA9"/>
    <w:rsid w:val="00FB3842"/>
    <w:rsid w:val="00FB3C1C"/>
    <w:rsid w:val="00FB3E3E"/>
    <w:rsid w:val="00FB489A"/>
    <w:rsid w:val="00FB5B8E"/>
    <w:rsid w:val="00FB6490"/>
    <w:rsid w:val="00FB6866"/>
    <w:rsid w:val="00FB7407"/>
    <w:rsid w:val="00FC0ADC"/>
    <w:rsid w:val="00FC1409"/>
    <w:rsid w:val="00FC18EB"/>
    <w:rsid w:val="00FC4FD4"/>
    <w:rsid w:val="00FC5AC7"/>
    <w:rsid w:val="00FC6CC2"/>
    <w:rsid w:val="00FC7875"/>
    <w:rsid w:val="00FD0B50"/>
    <w:rsid w:val="00FD2B80"/>
    <w:rsid w:val="00FD494F"/>
    <w:rsid w:val="00FD4DD7"/>
    <w:rsid w:val="00FD7FD6"/>
    <w:rsid w:val="00FE05CD"/>
    <w:rsid w:val="00FE0DAD"/>
    <w:rsid w:val="00FE19F0"/>
    <w:rsid w:val="00FE21BA"/>
    <w:rsid w:val="00FE29A8"/>
    <w:rsid w:val="00FE4DB1"/>
    <w:rsid w:val="00FE5A60"/>
    <w:rsid w:val="00FE62AE"/>
    <w:rsid w:val="00FF138C"/>
    <w:rsid w:val="00FF1B54"/>
    <w:rsid w:val="00FF4309"/>
    <w:rsid w:val="00FF508B"/>
    <w:rsid w:val="03206383"/>
    <w:rsid w:val="03B9318F"/>
    <w:rsid w:val="05CD77F5"/>
    <w:rsid w:val="0791FC37"/>
    <w:rsid w:val="091E462F"/>
    <w:rsid w:val="0A5B5B82"/>
    <w:rsid w:val="0B0F5BBD"/>
    <w:rsid w:val="0C4006D2"/>
    <w:rsid w:val="0D3D38E7"/>
    <w:rsid w:val="0EA9799D"/>
    <w:rsid w:val="0F3E078F"/>
    <w:rsid w:val="0F81045E"/>
    <w:rsid w:val="0FF43444"/>
    <w:rsid w:val="10F04C95"/>
    <w:rsid w:val="10F52647"/>
    <w:rsid w:val="112F052E"/>
    <w:rsid w:val="12BD6745"/>
    <w:rsid w:val="12E3854A"/>
    <w:rsid w:val="12ED4E0B"/>
    <w:rsid w:val="1363C6FC"/>
    <w:rsid w:val="139D0552"/>
    <w:rsid w:val="146AE7B7"/>
    <w:rsid w:val="14F39900"/>
    <w:rsid w:val="175806C9"/>
    <w:rsid w:val="1797C106"/>
    <w:rsid w:val="18246186"/>
    <w:rsid w:val="182F8D7F"/>
    <w:rsid w:val="187FE4CD"/>
    <w:rsid w:val="1A96F6AC"/>
    <w:rsid w:val="1BB00FC6"/>
    <w:rsid w:val="1BCD8233"/>
    <w:rsid w:val="1C19CAA7"/>
    <w:rsid w:val="1D3E6AD4"/>
    <w:rsid w:val="1FCF4B3B"/>
    <w:rsid w:val="21397BD6"/>
    <w:rsid w:val="2231245B"/>
    <w:rsid w:val="2328C0FB"/>
    <w:rsid w:val="233B4761"/>
    <w:rsid w:val="23805EB5"/>
    <w:rsid w:val="239374D8"/>
    <w:rsid w:val="24B6AD5F"/>
    <w:rsid w:val="25ACDF49"/>
    <w:rsid w:val="25CF2613"/>
    <w:rsid w:val="25F80EF1"/>
    <w:rsid w:val="299F9A90"/>
    <w:rsid w:val="2AC7CD8C"/>
    <w:rsid w:val="2B0B0F6E"/>
    <w:rsid w:val="2B194DD9"/>
    <w:rsid w:val="2BC319C9"/>
    <w:rsid w:val="2C176473"/>
    <w:rsid w:val="2CA6D20C"/>
    <w:rsid w:val="2CCCD666"/>
    <w:rsid w:val="2DAFEA01"/>
    <w:rsid w:val="2F975C01"/>
    <w:rsid w:val="2FF0887D"/>
    <w:rsid w:val="314E7823"/>
    <w:rsid w:val="31862FE3"/>
    <w:rsid w:val="3204B251"/>
    <w:rsid w:val="3602EFA7"/>
    <w:rsid w:val="36514843"/>
    <w:rsid w:val="37AB387C"/>
    <w:rsid w:val="388926C0"/>
    <w:rsid w:val="38BF7081"/>
    <w:rsid w:val="3B25834F"/>
    <w:rsid w:val="3C8FA3BF"/>
    <w:rsid w:val="3CA7C408"/>
    <w:rsid w:val="3D21C386"/>
    <w:rsid w:val="3E6FA310"/>
    <w:rsid w:val="3F458463"/>
    <w:rsid w:val="4120A3A4"/>
    <w:rsid w:val="41B7686E"/>
    <w:rsid w:val="445A0BC1"/>
    <w:rsid w:val="47FDBDB2"/>
    <w:rsid w:val="4AD3CD35"/>
    <w:rsid w:val="4BF28938"/>
    <w:rsid w:val="4C90E06B"/>
    <w:rsid w:val="4ECC2963"/>
    <w:rsid w:val="4F1A59CA"/>
    <w:rsid w:val="4FB798AF"/>
    <w:rsid w:val="4FC1263D"/>
    <w:rsid w:val="4FCC4199"/>
    <w:rsid w:val="503420F8"/>
    <w:rsid w:val="50E7F31C"/>
    <w:rsid w:val="51A58580"/>
    <w:rsid w:val="5207B9ED"/>
    <w:rsid w:val="54383CE0"/>
    <w:rsid w:val="551B443A"/>
    <w:rsid w:val="58D31AE2"/>
    <w:rsid w:val="58D4F6E6"/>
    <w:rsid w:val="5A75559F"/>
    <w:rsid w:val="5A8C1773"/>
    <w:rsid w:val="5AC8894B"/>
    <w:rsid w:val="5B86A294"/>
    <w:rsid w:val="5BE9480E"/>
    <w:rsid w:val="5DC26555"/>
    <w:rsid w:val="5E38D28E"/>
    <w:rsid w:val="5F5D9060"/>
    <w:rsid w:val="5FE0AFB6"/>
    <w:rsid w:val="60569AB7"/>
    <w:rsid w:val="60C5974D"/>
    <w:rsid w:val="61A34BF7"/>
    <w:rsid w:val="63016B55"/>
    <w:rsid w:val="63EB7E3D"/>
    <w:rsid w:val="64A22C08"/>
    <w:rsid w:val="64A40EDD"/>
    <w:rsid w:val="64A4533B"/>
    <w:rsid w:val="64FD6DFA"/>
    <w:rsid w:val="65833B0D"/>
    <w:rsid w:val="6633D788"/>
    <w:rsid w:val="667B1868"/>
    <w:rsid w:val="667E76FE"/>
    <w:rsid w:val="67C181A7"/>
    <w:rsid w:val="682D9ECD"/>
    <w:rsid w:val="6B28ACB6"/>
    <w:rsid w:val="6B42D71B"/>
    <w:rsid w:val="6B484B69"/>
    <w:rsid w:val="6C4D580E"/>
    <w:rsid w:val="6D663BBE"/>
    <w:rsid w:val="6EA473BE"/>
    <w:rsid w:val="6ED41E15"/>
    <w:rsid w:val="6FDAC472"/>
    <w:rsid w:val="7096132B"/>
    <w:rsid w:val="730FDF50"/>
    <w:rsid w:val="7414421E"/>
    <w:rsid w:val="7445A842"/>
    <w:rsid w:val="74F77D1F"/>
    <w:rsid w:val="7752CD0F"/>
    <w:rsid w:val="776844CB"/>
    <w:rsid w:val="788F84CF"/>
    <w:rsid w:val="7AF9E8BC"/>
    <w:rsid w:val="7B421430"/>
    <w:rsid w:val="7BAE5406"/>
    <w:rsid w:val="7EE60AED"/>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5B292B"/>
  <w15:chartTrackingRefBased/>
  <w15:docId w15:val="{0158B913-B7D6-4C48-A2D5-A67797E51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6437"/>
    <w:rPr>
      <w:rFonts w:ascii="Aptos" w:eastAsiaTheme="minorEastAsia" w:hAnsi="Aptos"/>
      <w:lang w:val="en-US" w:eastAsia="zh-CN"/>
    </w:rPr>
  </w:style>
  <w:style w:type="paragraph" w:styleId="Heading1">
    <w:name w:val="heading 1"/>
    <w:basedOn w:val="Normal"/>
    <w:next w:val="Normal"/>
    <w:link w:val="Heading1Char"/>
    <w:autoRedefine/>
    <w:uiPriority w:val="9"/>
    <w:qFormat/>
    <w:rsid w:val="00F8140B"/>
    <w:pPr>
      <w:keepNext/>
      <w:keepLines/>
      <w:spacing w:before="120" w:after="240"/>
      <w:outlineLvl w:val="0"/>
    </w:pPr>
    <w:rPr>
      <w:rFonts w:ascii="Aptos Black" w:eastAsiaTheme="majorEastAsia" w:hAnsi="Aptos Black" w:cstheme="minorHAnsi"/>
      <w:caps/>
      <w:color w:val="00123B"/>
      <w:sz w:val="28"/>
    </w:rPr>
  </w:style>
  <w:style w:type="paragraph" w:styleId="Heading2">
    <w:name w:val="heading 2"/>
    <w:basedOn w:val="Normal"/>
    <w:next w:val="Normal"/>
    <w:link w:val="Heading2Char"/>
    <w:autoRedefine/>
    <w:uiPriority w:val="9"/>
    <w:unhideWhenUsed/>
    <w:qFormat/>
    <w:rsid w:val="001456A7"/>
    <w:pPr>
      <w:keepNext/>
      <w:keepLines/>
      <w:spacing w:before="120" w:after="120"/>
      <w:outlineLvl w:val="1"/>
    </w:pPr>
    <w:rPr>
      <w:rFonts w:ascii="Aptos SemiBold" w:eastAsiaTheme="majorEastAsia" w:hAnsi="Aptos SemiBold" w:cstheme="majorBidi"/>
      <w:color w:val="00123B"/>
      <w:sz w:val="28"/>
      <w:szCs w:val="26"/>
    </w:rPr>
  </w:style>
  <w:style w:type="paragraph" w:styleId="Heading3">
    <w:name w:val="heading 3"/>
    <w:basedOn w:val="Normal"/>
    <w:next w:val="Normal"/>
    <w:link w:val="Heading3Char"/>
    <w:autoRedefine/>
    <w:uiPriority w:val="9"/>
    <w:unhideWhenUsed/>
    <w:qFormat/>
    <w:rsid w:val="00CA6E4E"/>
    <w:pPr>
      <w:keepNext/>
      <w:keepLines/>
      <w:spacing w:before="40" w:after="120"/>
      <w:outlineLvl w:val="2"/>
    </w:pPr>
    <w:rPr>
      <w:rFonts w:asciiTheme="minorHAnsi" w:eastAsiaTheme="majorEastAsia" w:hAnsiTheme="minorHAnsi" w:cstheme="minorHAnsi"/>
      <w:color w:val="1F3863"/>
    </w:rPr>
  </w:style>
  <w:style w:type="paragraph" w:styleId="Heading4">
    <w:name w:val="heading 4"/>
    <w:basedOn w:val="Normal"/>
    <w:next w:val="Normal"/>
    <w:link w:val="Heading4Char"/>
    <w:uiPriority w:val="9"/>
    <w:unhideWhenUsed/>
    <w:qFormat/>
    <w:rsid w:val="00DE5843"/>
    <w:pPr>
      <w:keepNext/>
      <w:keepLines/>
      <w:spacing w:before="40"/>
      <w:outlineLvl w:val="3"/>
    </w:pPr>
    <w:rPr>
      <w:rFonts w:asciiTheme="majorHAnsi" w:eastAsiaTheme="majorEastAsia" w:hAnsiTheme="majorHAnsi" w:cstheme="majorBidi"/>
      <w:i/>
      <w:iCs/>
      <w:color w:val="1F3863"/>
    </w:rPr>
  </w:style>
  <w:style w:type="paragraph" w:styleId="Heading5">
    <w:name w:val="heading 5"/>
    <w:basedOn w:val="Normal"/>
    <w:next w:val="Normal"/>
    <w:link w:val="Heading5Char"/>
    <w:uiPriority w:val="9"/>
    <w:unhideWhenUsed/>
    <w:qFormat/>
    <w:rsid w:val="003C6437"/>
    <w:pPr>
      <w:keepNext/>
      <w:keepLines/>
      <w:spacing w:before="40"/>
      <w:outlineLvl w:val="4"/>
    </w:pPr>
    <w:rPr>
      <w:rFonts w:asciiTheme="majorHAnsi" w:eastAsiaTheme="majorEastAsia" w:hAnsiTheme="majorHAnsi" w:cstheme="majorBidi"/>
      <w:color w:val="00123B"/>
    </w:rPr>
  </w:style>
  <w:style w:type="paragraph" w:styleId="Heading6">
    <w:name w:val="heading 6"/>
    <w:basedOn w:val="Normal"/>
    <w:next w:val="Normal"/>
    <w:link w:val="Heading6Char"/>
    <w:uiPriority w:val="9"/>
    <w:unhideWhenUsed/>
    <w:qFormat/>
    <w:rsid w:val="007B0297"/>
    <w:pPr>
      <w:keepNext/>
      <w:keepLines/>
      <w:spacing w:before="40"/>
      <w:outlineLvl w:val="5"/>
    </w:pPr>
    <w:rPr>
      <w:rFonts w:asciiTheme="majorHAnsi" w:eastAsiaTheme="majorEastAsia" w:hAnsiTheme="majorHAnsi" w:cstheme="majorBidi"/>
      <w:color w:val="00081D"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71BA"/>
    <w:pPr>
      <w:tabs>
        <w:tab w:val="center" w:pos="4677"/>
        <w:tab w:val="right" w:pos="9355"/>
      </w:tabs>
    </w:pPr>
    <w:rPr>
      <w:rFonts w:eastAsiaTheme="minorHAnsi"/>
      <w:lang w:val="ru-RU" w:eastAsia="en-US"/>
    </w:rPr>
  </w:style>
  <w:style w:type="character" w:customStyle="1" w:styleId="HeaderChar">
    <w:name w:val="Header Char"/>
    <w:basedOn w:val="DefaultParagraphFont"/>
    <w:link w:val="Header"/>
    <w:uiPriority w:val="99"/>
    <w:rsid w:val="00F671BA"/>
  </w:style>
  <w:style w:type="paragraph" w:styleId="Footer">
    <w:name w:val="footer"/>
    <w:basedOn w:val="Normal"/>
    <w:link w:val="FooterChar"/>
    <w:uiPriority w:val="99"/>
    <w:unhideWhenUsed/>
    <w:rsid w:val="00F671BA"/>
    <w:pPr>
      <w:tabs>
        <w:tab w:val="center" w:pos="4677"/>
        <w:tab w:val="right" w:pos="9355"/>
      </w:tabs>
    </w:pPr>
    <w:rPr>
      <w:rFonts w:eastAsiaTheme="minorHAnsi"/>
      <w:lang w:val="ru-RU" w:eastAsia="en-US"/>
    </w:rPr>
  </w:style>
  <w:style w:type="character" w:customStyle="1" w:styleId="FooterChar">
    <w:name w:val="Footer Char"/>
    <w:basedOn w:val="DefaultParagraphFont"/>
    <w:link w:val="Footer"/>
    <w:uiPriority w:val="99"/>
    <w:rsid w:val="00F671BA"/>
  </w:style>
  <w:style w:type="character" w:styleId="Hyperlink">
    <w:name w:val="Hyperlink"/>
    <w:basedOn w:val="DefaultParagraphFont"/>
    <w:uiPriority w:val="99"/>
    <w:unhideWhenUsed/>
    <w:rsid w:val="00C12C97"/>
    <w:rPr>
      <w:color w:val="00123B"/>
      <w:u w:val="single"/>
    </w:rPr>
  </w:style>
  <w:style w:type="character" w:styleId="UnresolvedMention">
    <w:name w:val="Unresolved Mention"/>
    <w:basedOn w:val="DefaultParagraphFont"/>
    <w:uiPriority w:val="99"/>
    <w:rsid w:val="007135FB"/>
    <w:rPr>
      <w:color w:val="605E5C"/>
      <w:shd w:val="clear" w:color="auto" w:fill="E1DFDD"/>
    </w:rPr>
  </w:style>
  <w:style w:type="character" w:customStyle="1" w:styleId="Heading1Char">
    <w:name w:val="Heading 1 Char"/>
    <w:basedOn w:val="DefaultParagraphFont"/>
    <w:link w:val="Heading1"/>
    <w:uiPriority w:val="9"/>
    <w:rsid w:val="00F8140B"/>
    <w:rPr>
      <w:rFonts w:ascii="Aptos Black" w:eastAsiaTheme="majorEastAsia" w:hAnsi="Aptos Black" w:cstheme="minorHAnsi"/>
      <w:caps/>
      <w:color w:val="00123B"/>
      <w:sz w:val="28"/>
      <w:lang w:val="en-US" w:eastAsia="zh-CN"/>
    </w:rPr>
  </w:style>
  <w:style w:type="character" w:customStyle="1" w:styleId="Heading2Char">
    <w:name w:val="Heading 2 Char"/>
    <w:basedOn w:val="DefaultParagraphFont"/>
    <w:link w:val="Heading2"/>
    <w:uiPriority w:val="9"/>
    <w:rsid w:val="001456A7"/>
    <w:rPr>
      <w:rFonts w:ascii="Aptos SemiBold" w:eastAsiaTheme="majorEastAsia" w:hAnsi="Aptos SemiBold" w:cstheme="majorBidi"/>
      <w:color w:val="00123B"/>
      <w:sz w:val="28"/>
      <w:szCs w:val="26"/>
      <w:lang w:val="en-US" w:eastAsia="zh-CN"/>
    </w:rPr>
  </w:style>
  <w:style w:type="paragraph" w:styleId="ListParagraph">
    <w:name w:val="List Paragraph"/>
    <w:basedOn w:val="Normal"/>
    <w:uiPriority w:val="34"/>
    <w:qFormat/>
    <w:rsid w:val="000D6043"/>
    <w:pPr>
      <w:ind w:left="720"/>
      <w:contextualSpacing/>
    </w:pPr>
  </w:style>
  <w:style w:type="paragraph" w:styleId="TOCHeading">
    <w:name w:val="TOC Heading"/>
    <w:basedOn w:val="Heading1"/>
    <w:next w:val="Normal"/>
    <w:uiPriority w:val="39"/>
    <w:unhideWhenUsed/>
    <w:qFormat/>
    <w:rsid w:val="00AE34DF"/>
    <w:pPr>
      <w:spacing w:line="259" w:lineRule="auto"/>
      <w:outlineLvl w:val="9"/>
    </w:pPr>
    <w:rPr>
      <w:lang w:eastAsia="en-US"/>
    </w:rPr>
  </w:style>
  <w:style w:type="paragraph" w:styleId="TOC1">
    <w:name w:val="toc 1"/>
    <w:basedOn w:val="Normal"/>
    <w:next w:val="Normal"/>
    <w:autoRedefine/>
    <w:uiPriority w:val="39"/>
    <w:unhideWhenUsed/>
    <w:rsid w:val="00744C67"/>
    <w:pPr>
      <w:tabs>
        <w:tab w:val="right" w:leader="dot" w:pos="9339"/>
      </w:tabs>
      <w:spacing w:after="100"/>
    </w:pPr>
    <w:rPr>
      <w:rFonts w:cstheme="minorHAnsi"/>
      <w:noProof/>
    </w:rPr>
  </w:style>
  <w:style w:type="paragraph" w:styleId="TOC2">
    <w:name w:val="toc 2"/>
    <w:basedOn w:val="Normal"/>
    <w:next w:val="Normal"/>
    <w:autoRedefine/>
    <w:uiPriority w:val="39"/>
    <w:unhideWhenUsed/>
    <w:rsid w:val="00AE34DF"/>
    <w:pPr>
      <w:spacing w:after="100"/>
      <w:ind w:left="240"/>
    </w:pPr>
  </w:style>
  <w:style w:type="table" w:styleId="TableGrid">
    <w:name w:val="Table Grid"/>
    <w:basedOn w:val="TableNormal"/>
    <w:uiPriority w:val="39"/>
    <w:rsid w:val="00B866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elioVoltaYellow">
    <w:name w:val="HelioVolta_Yellow"/>
    <w:basedOn w:val="TableNormal"/>
    <w:uiPriority w:val="99"/>
    <w:rsid w:val="00ED54F5"/>
    <w:tblPr>
      <w:tblStyleRowBandSize w:val="1"/>
    </w:tblPr>
    <w:tblStylePr w:type="firstRow">
      <w:rPr>
        <w:rFonts w:ascii="Montserrat" w:hAnsi="Montserrat"/>
        <w:b w:val="0"/>
        <w:i w:val="0"/>
        <w:caps/>
        <w:smallCaps w:val="0"/>
        <w:strike w:val="0"/>
        <w:dstrike w:val="0"/>
        <w:vanish w:val="0"/>
        <w:color w:val="00123B"/>
        <w:sz w:val="24"/>
        <w:vertAlign w:val="baseline"/>
      </w:rPr>
      <w:tblPr/>
      <w:tcPr>
        <w:tcBorders>
          <w:top w:val="nil"/>
          <w:left w:val="nil"/>
          <w:bottom w:val="nil"/>
          <w:right w:val="nil"/>
          <w:insideH w:val="nil"/>
          <w:insideV w:val="nil"/>
          <w:tl2br w:val="nil"/>
          <w:tr2bl w:val="nil"/>
        </w:tcBorders>
        <w:shd w:val="clear" w:color="auto" w:fill="FFDF00"/>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033205"/>
    <w:rPr>
      <w:color w:val="954F72" w:themeColor="followedHyperlink"/>
      <w:u w:val="single"/>
    </w:rPr>
  </w:style>
  <w:style w:type="character" w:styleId="CommentReference">
    <w:name w:val="annotation reference"/>
    <w:basedOn w:val="DefaultParagraphFont"/>
    <w:uiPriority w:val="99"/>
    <w:semiHidden/>
    <w:unhideWhenUsed/>
    <w:rsid w:val="00AB074A"/>
    <w:rPr>
      <w:sz w:val="16"/>
      <w:szCs w:val="16"/>
    </w:rPr>
  </w:style>
  <w:style w:type="paragraph" w:styleId="CommentText">
    <w:name w:val="annotation text"/>
    <w:basedOn w:val="Normal"/>
    <w:link w:val="CommentTextChar"/>
    <w:uiPriority w:val="99"/>
    <w:unhideWhenUsed/>
    <w:rsid w:val="00AB074A"/>
    <w:rPr>
      <w:sz w:val="20"/>
      <w:szCs w:val="20"/>
    </w:rPr>
  </w:style>
  <w:style w:type="character" w:customStyle="1" w:styleId="CommentTextChar">
    <w:name w:val="Comment Text Char"/>
    <w:basedOn w:val="DefaultParagraphFont"/>
    <w:link w:val="CommentText"/>
    <w:uiPriority w:val="99"/>
    <w:rsid w:val="00AB074A"/>
    <w:rPr>
      <w:rFonts w:eastAsiaTheme="minorEastAsia"/>
      <w:sz w:val="20"/>
      <w:szCs w:val="20"/>
      <w:lang w:val="en-US" w:eastAsia="zh-CN"/>
    </w:rPr>
  </w:style>
  <w:style w:type="paragraph" w:styleId="CommentSubject">
    <w:name w:val="annotation subject"/>
    <w:basedOn w:val="CommentText"/>
    <w:next w:val="CommentText"/>
    <w:link w:val="CommentSubjectChar"/>
    <w:uiPriority w:val="99"/>
    <w:semiHidden/>
    <w:unhideWhenUsed/>
    <w:rsid w:val="00AB074A"/>
    <w:rPr>
      <w:b/>
      <w:bCs/>
    </w:rPr>
  </w:style>
  <w:style w:type="character" w:customStyle="1" w:styleId="CommentSubjectChar">
    <w:name w:val="Comment Subject Char"/>
    <w:basedOn w:val="CommentTextChar"/>
    <w:link w:val="CommentSubject"/>
    <w:uiPriority w:val="99"/>
    <w:semiHidden/>
    <w:rsid w:val="00AB074A"/>
    <w:rPr>
      <w:rFonts w:eastAsiaTheme="minorEastAsia"/>
      <w:b/>
      <w:bCs/>
      <w:sz w:val="20"/>
      <w:szCs w:val="20"/>
      <w:lang w:val="en-US" w:eastAsia="zh-CN"/>
    </w:rPr>
  </w:style>
  <w:style w:type="paragraph" w:styleId="Caption">
    <w:name w:val="caption"/>
    <w:basedOn w:val="Normal"/>
    <w:next w:val="Normal"/>
    <w:uiPriority w:val="35"/>
    <w:unhideWhenUsed/>
    <w:qFormat/>
    <w:rsid w:val="00AE1E82"/>
    <w:pPr>
      <w:spacing w:after="200"/>
    </w:pPr>
    <w:rPr>
      <w:i/>
      <w:iCs/>
      <w:color w:val="00123B"/>
      <w:sz w:val="20"/>
      <w:szCs w:val="18"/>
    </w:rPr>
  </w:style>
  <w:style w:type="character" w:customStyle="1" w:styleId="Heading3Char">
    <w:name w:val="Heading 3 Char"/>
    <w:basedOn w:val="DefaultParagraphFont"/>
    <w:link w:val="Heading3"/>
    <w:uiPriority w:val="9"/>
    <w:rsid w:val="00CA6E4E"/>
    <w:rPr>
      <w:rFonts w:eastAsiaTheme="majorEastAsia" w:cstheme="minorHAnsi"/>
      <w:color w:val="1F3863"/>
      <w:lang w:val="en-US" w:eastAsia="zh-CN"/>
    </w:rPr>
  </w:style>
  <w:style w:type="paragraph" w:styleId="Revision">
    <w:name w:val="Revision"/>
    <w:hidden/>
    <w:uiPriority w:val="99"/>
    <w:semiHidden/>
    <w:rsid w:val="00BF36C8"/>
    <w:rPr>
      <w:rFonts w:eastAsiaTheme="minorEastAsia"/>
      <w:lang w:val="en-US" w:eastAsia="zh-CN"/>
    </w:rPr>
  </w:style>
  <w:style w:type="table" w:styleId="PlainTable2">
    <w:name w:val="Plain Table 2"/>
    <w:basedOn w:val="TableNormal"/>
    <w:uiPriority w:val="42"/>
    <w:rsid w:val="00ED54F5"/>
    <w:tblPr>
      <w:tblStyleRowBandSize w:val="1"/>
      <w:tblStyleColBandSize w:val="1"/>
      <w:tblBorders>
        <w:top w:val="single" w:sz="4" w:space="0" w:color="FFFFFF" w:themeColor="background1"/>
        <w:bottom w:val="single" w:sz="4" w:space="0" w:color="FFFFFF" w:themeColor="background1"/>
      </w:tblBorders>
    </w:tblPr>
    <w:tblStylePr w:type="firstRow">
      <w:rPr>
        <w:rFonts w:ascii="Aptos SemiBold" w:hAnsi="Aptos SemiBold"/>
        <w:b/>
        <w:bCs/>
        <w:i w:val="0"/>
        <w:caps/>
        <w:smallCaps w:val="0"/>
        <w:strike w:val="0"/>
        <w:dstrike w:val="0"/>
        <w:vanish w:val="0"/>
        <w:color w:val="FFDF00"/>
        <w:sz w:val="20"/>
        <w:vertAlign w:val="baseline"/>
      </w:rPr>
      <w:tblPr/>
      <w:tcPr>
        <w:tcBorders>
          <w:bottom w:val="single" w:sz="4" w:space="0" w:color="7F7F7F" w:themeColor="text1" w:themeTint="80"/>
          <w:insideV w:val="single" w:sz="4" w:space="0" w:color="7F7F7F" w:themeColor="text1" w:themeTint="80"/>
        </w:tcBorders>
        <w:shd w:val="solid" w:color="00123B" w:fill="00123B"/>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shd w:val="solid" w:color="F2F2F2" w:themeColor="background1" w:themeShade="F2" w:fill="F2F2F2" w:themeFill="background1" w:themeFillShade="F2"/>
      </w:tcPr>
    </w:tblStylePr>
    <w:tblStylePr w:type="band2Horz">
      <w:tblPr/>
      <w:tcPr>
        <w:tcBorders>
          <w:top w:val="nil"/>
          <w:left w:val="nil"/>
          <w:bottom w:val="nil"/>
          <w:right w:val="nil"/>
          <w:insideH w:val="nil"/>
          <w:insideV w:val="nil"/>
          <w:tl2br w:val="nil"/>
          <w:tr2bl w:val="nil"/>
        </w:tcBorders>
        <w:shd w:val="clear" w:color="F2F2F2" w:themeColor="background1" w:themeShade="F2" w:fill="auto"/>
      </w:tcPr>
    </w:tblStylePr>
  </w:style>
  <w:style w:type="character" w:customStyle="1" w:styleId="Heading4Char">
    <w:name w:val="Heading 4 Char"/>
    <w:basedOn w:val="DefaultParagraphFont"/>
    <w:link w:val="Heading4"/>
    <w:uiPriority w:val="9"/>
    <w:rsid w:val="00DE5843"/>
    <w:rPr>
      <w:rFonts w:asciiTheme="majorHAnsi" w:eastAsiaTheme="majorEastAsia" w:hAnsiTheme="majorHAnsi" w:cstheme="majorBidi"/>
      <w:i/>
      <w:iCs/>
      <w:color w:val="1F3863"/>
      <w:lang w:val="en-US" w:eastAsia="zh-CN"/>
    </w:rPr>
  </w:style>
  <w:style w:type="character" w:styleId="PlaceholderText">
    <w:name w:val="Placeholder Text"/>
    <w:basedOn w:val="DefaultParagraphFont"/>
    <w:uiPriority w:val="99"/>
    <w:semiHidden/>
    <w:rsid w:val="00471387"/>
    <w:rPr>
      <w:color w:val="808080"/>
    </w:rPr>
  </w:style>
  <w:style w:type="paragraph" w:customStyle="1" w:styleId="paragraph">
    <w:name w:val="paragraph"/>
    <w:basedOn w:val="Normal"/>
    <w:rsid w:val="00024759"/>
    <w:pPr>
      <w:spacing w:before="120" w:after="120"/>
    </w:pPr>
    <w:rPr>
      <w:rFonts w:asciiTheme="minorHAnsi" w:eastAsia="Times New Roman" w:hAnsiTheme="minorHAnsi" w:cs="Times New Roman"/>
      <w:lang w:eastAsia="en-US"/>
    </w:rPr>
  </w:style>
  <w:style w:type="character" w:customStyle="1" w:styleId="normaltextrun">
    <w:name w:val="normaltextrun"/>
    <w:basedOn w:val="DefaultParagraphFont"/>
    <w:rsid w:val="00824AC6"/>
    <w:rPr>
      <w:rFonts w:ascii="Aptos" w:hAnsi="Aptos"/>
      <w:sz w:val="24"/>
    </w:rPr>
  </w:style>
  <w:style w:type="character" w:customStyle="1" w:styleId="eop">
    <w:name w:val="eop"/>
    <w:basedOn w:val="DefaultParagraphFont"/>
    <w:rsid w:val="003C6437"/>
    <w:rPr>
      <w:rFonts w:ascii="Aptos" w:hAnsi="Aptos"/>
    </w:rPr>
  </w:style>
  <w:style w:type="paragraph" w:styleId="NoSpacing">
    <w:name w:val="No Spacing"/>
    <w:link w:val="NoSpacingChar"/>
    <w:uiPriority w:val="1"/>
    <w:qFormat/>
    <w:rsid w:val="00134CDF"/>
    <w:rPr>
      <w:rFonts w:eastAsiaTheme="minorEastAsia"/>
      <w:lang w:val="en-US" w:eastAsia="zh-CN"/>
    </w:rPr>
  </w:style>
  <w:style w:type="character" w:customStyle="1" w:styleId="Heading5Char">
    <w:name w:val="Heading 5 Char"/>
    <w:basedOn w:val="DefaultParagraphFont"/>
    <w:link w:val="Heading5"/>
    <w:uiPriority w:val="9"/>
    <w:rsid w:val="003C6437"/>
    <w:rPr>
      <w:rFonts w:asciiTheme="majorHAnsi" w:eastAsiaTheme="majorEastAsia" w:hAnsiTheme="majorHAnsi" w:cstheme="majorBidi"/>
      <w:color w:val="00123B"/>
      <w:lang w:val="en-US" w:eastAsia="zh-CN"/>
    </w:rPr>
  </w:style>
  <w:style w:type="paragraph" w:styleId="Title">
    <w:name w:val="Title"/>
    <w:basedOn w:val="Normal"/>
    <w:next w:val="Normal"/>
    <w:link w:val="TitleChar"/>
    <w:uiPriority w:val="10"/>
    <w:qFormat/>
    <w:rsid w:val="001E4616"/>
    <w:pPr>
      <w:contextualSpacing/>
    </w:pPr>
    <w:rPr>
      <w:rFonts w:ascii="Aptos Black" w:eastAsiaTheme="majorEastAsia" w:hAnsi="Aptos Black" w:cstheme="majorBidi"/>
      <w:caps/>
      <w:color w:val="00123B"/>
      <w:spacing w:val="-10"/>
      <w:kern w:val="28"/>
      <w:sz w:val="56"/>
      <w:szCs w:val="56"/>
    </w:rPr>
  </w:style>
  <w:style w:type="character" w:customStyle="1" w:styleId="TitleChar">
    <w:name w:val="Title Char"/>
    <w:basedOn w:val="DefaultParagraphFont"/>
    <w:link w:val="Title"/>
    <w:uiPriority w:val="10"/>
    <w:rsid w:val="001E4616"/>
    <w:rPr>
      <w:rFonts w:ascii="Aptos Black" w:eastAsiaTheme="majorEastAsia" w:hAnsi="Aptos Black" w:cstheme="majorBidi"/>
      <w:caps/>
      <w:color w:val="00123B"/>
      <w:spacing w:val="-10"/>
      <w:kern w:val="28"/>
      <w:sz w:val="56"/>
      <w:szCs w:val="56"/>
      <w:lang w:val="en-US" w:eastAsia="zh-CN"/>
    </w:rPr>
  </w:style>
  <w:style w:type="paragraph" w:styleId="Subtitle">
    <w:name w:val="Subtitle"/>
    <w:basedOn w:val="Normal"/>
    <w:next w:val="Normal"/>
    <w:link w:val="SubtitleChar"/>
    <w:uiPriority w:val="11"/>
    <w:qFormat/>
    <w:rsid w:val="007B0297"/>
    <w:pPr>
      <w:numPr>
        <w:ilvl w:val="1"/>
      </w:numPr>
      <w:spacing w:after="160"/>
    </w:pPr>
    <w:rPr>
      <w:rFonts w:ascii="Aptos SemiBold" w:hAnsi="Aptos SemiBold"/>
      <w:spacing w:val="15"/>
      <w:sz w:val="32"/>
      <w:szCs w:val="22"/>
    </w:rPr>
  </w:style>
  <w:style w:type="character" w:customStyle="1" w:styleId="SubtitleChar">
    <w:name w:val="Subtitle Char"/>
    <w:basedOn w:val="DefaultParagraphFont"/>
    <w:link w:val="Subtitle"/>
    <w:uiPriority w:val="11"/>
    <w:rsid w:val="007B0297"/>
    <w:rPr>
      <w:rFonts w:ascii="Aptos SemiBold" w:eastAsiaTheme="minorEastAsia" w:hAnsi="Aptos SemiBold"/>
      <w:spacing w:val="15"/>
      <w:sz w:val="32"/>
      <w:szCs w:val="22"/>
      <w:lang w:val="en-US" w:eastAsia="zh-CN"/>
    </w:rPr>
  </w:style>
  <w:style w:type="character" w:customStyle="1" w:styleId="Heading6Char">
    <w:name w:val="Heading 6 Char"/>
    <w:basedOn w:val="DefaultParagraphFont"/>
    <w:link w:val="Heading6"/>
    <w:uiPriority w:val="9"/>
    <w:rsid w:val="007B0297"/>
    <w:rPr>
      <w:rFonts w:asciiTheme="majorHAnsi" w:eastAsiaTheme="majorEastAsia" w:hAnsiTheme="majorHAnsi" w:cstheme="majorBidi"/>
      <w:color w:val="00081D" w:themeColor="accent1" w:themeShade="7F"/>
      <w:lang w:val="en-US" w:eastAsia="zh-CN"/>
    </w:rPr>
  </w:style>
  <w:style w:type="table" w:styleId="TableGridLight">
    <w:name w:val="Grid Table Light"/>
    <w:basedOn w:val="TableNormal"/>
    <w:uiPriority w:val="40"/>
    <w:rsid w:val="000850E6"/>
    <w:tblPr>
      <w:tblStyleRow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pPr>
        <w:wordWrap/>
        <w:spacing w:beforeLines="40" w:before="40" w:beforeAutospacing="0" w:afterLines="40" w:after="40" w:afterAutospacing="0"/>
        <w:ind w:leftChars="0" w:left="144"/>
      </w:pPr>
      <w:rPr>
        <w:rFonts w:ascii="Aptos SemiBold" w:hAnsi="Aptos SemiBold"/>
        <w:b/>
        <w:i w:val="0"/>
        <w:caps/>
        <w:smallCaps w:val="0"/>
        <w:strike w:val="0"/>
        <w:dstrike w:val="0"/>
        <w:vanish w:val="0"/>
        <w:color w:val="FFDF00"/>
        <w:vertAlign w:val="baseline"/>
      </w:rPr>
      <w:tblPr/>
      <w:tcPr>
        <w:tcBorders>
          <w:top w:val="single" w:sz="18" w:space="0" w:color="00123B"/>
          <w:left w:val="single" w:sz="18" w:space="0" w:color="00123B"/>
          <w:bottom w:val="single" w:sz="18" w:space="0" w:color="00123B"/>
          <w:right w:val="single" w:sz="18" w:space="0" w:color="00123B"/>
          <w:insideH w:val="nil"/>
          <w:insideV w:val="single" w:sz="18" w:space="0" w:color="00123B"/>
          <w:tl2br w:val="nil"/>
          <w:tr2bl w:val="nil"/>
        </w:tcBorders>
        <w:shd w:val="solid" w:color="auto" w:fill="00123B"/>
      </w:tcPr>
    </w:tblStylePr>
    <w:tblStylePr w:type="firstCol">
      <w:pPr>
        <w:wordWrap/>
        <w:spacing w:beforeLines="40" w:before="40" w:beforeAutospacing="0" w:afterLines="0" w:after="40" w:afterAutospacing="0"/>
        <w:ind w:leftChars="0" w:left="144"/>
      </w:pPr>
      <w:rPr>
        <w:rFonts w:ascii="Aptos SemiBold" w:hAnsi="Aptos SemiBold"/>
        <w:b/>
        <w:i w:val="0"/>
        <w:caps/>
        <w:smallCaps w:val="0"/>
        <w:strike w:val="0"/>
        <w:dstrike w:val="0"/>
        <w:vanish w:val="0"/>
        <w:color w:val="FFDF00"/>
        <w:sz w:val="20"/>
        <w:vertAlign w:val="baseline"/>
      </w:rPr>
      <w:tblPr/>
      <w:tcPr>
        <w:tcBorders>
          <w:top w:val="nil"/>
          <w:left w:val="single" w:sz="18" w:space="0" w:color="00123B"/>
          <w:bottom w:val="single" w:sz="18" w:space="0" w:color="00123B"/>
          <w:right w:val="single" w:sz="18" w:space="0" w:color="00123B"/>
          <w:insideH w:val="nil"/>
          <w:insideV w:val="nil"/>
          <w:tl2br w:val="nil"/>
          <w:tr2bl w:val="nil"/>
        </w:tcBorders>
        <w:shd w:val="solid" w:color="auto" w:fill="00123B"/>
      </w:tcPr>
    </w:tblStylePr>
    <w:tblStylePr w:type="band1Horz">
      <w:tblPr/>
      <w:tcPr>
        <w:tcBorders>
          <w:top w:val="nil"/>
          <w:left w:val="nil"/>
          <w:bottom w:val="nil"/>
          <w:right w:val="nil"/>
          <w:insideH w:val="nil"/>
          <w:insideV w:val="nil"/>
          <w:tl2br w:val="nil"/>
          <w:tr2bl w:val="nil"/>
        </w:tcBorders>
      </w:tcPr>
    </w:tblStylePr>
    <w:tblStylePr w:type="band2Horz">
      <w:tblPr/>
      <w:tcPr>
        <w:tcBorders>
          <w:top w:val="nil"/>
          <w:left w:val="nil"/>
          <w:bottom w:val="nil"/>
          <w:right w:val="nil"/>
          <w:insideH w:val="nil"/>
          <w:insideV w:val="nil"/>
          <w:tl2br w:val="nil"/>
          <w:tr2bl w:val="nil"/>
        </w:tcBorders>
        <w:shd w:val="solid" w:color="F2F2F2" w:themeColor="background1" w:themeShade="F2" w:fill="auto"/>
      </w:tcPr>
    </w:tblStylePr>
  </w:style>
  <w:style w:type="paragraph" w:customStyle="1" w:styleId="Heading2Numbered">
    <w:name w:val="Heading 2 Numbered"/>
    <w:basedOn w:val="Heading2"/>
    <w:rsid w:val="00164CC0"/>
    <w:pPr>
      <w:numPr>
        <w:numId w:val="22"/>
      </w:numPr>
    </w:pPr>
  </w:style>
  <w:style w:type="paragraph" w:styleId="TOC3">
    <w:name w:val="toc 3"/>
    <w:basedOn w:val="Normal"/>
    <w:next w:val="Normal"/>
    <w:autoRedefine/>
    <w:uiPriority w:val="39"/>
    <w:unhideWhenUsed/>
    <w:rsid w:val="00824AC6"/>
    <w:pPr>
      <w:spacing w:after="100"/>
      <w:ind w:left="480"/>
    </w:pPr>
  </w:style>
  <w:style w:type="character" w:customStyle="1" w:styleId="NoSpacingChar">
    <w:name w:val="No Spacing Char"/>
    <w:basedOn w:val="DefaultParagraphFont"/>
    <w:link w:val="NoSpacing"/>
    <w:uiPriority w:val="1"/>
    <w:rsid w:val="00B56361"/>
    <w:rPr>
      <w:rFonts w:eastAsiaTheme="minorEastAsia"/>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1592">
      <w:bodyDiv w:val="1"/>
      <w:marLeft w:val="0"/>
      <w:marRight w:val="0"/>
      <w:marTop w:val="0"/>
      <w:marBottom w:val="0"/>
      <w:divBdr>
        <w:top w:val="none" w:sz="0" w:space="0" w:color="auto"/>
        <w:left w:val="none" w:sz="0" w:space="0" w:color="auto"/>
        <w:bottom w:val="none" w:sz="0" w:space="0" w:color="auto"/>
        <w:right w:val="none" w:sz="0" w:space="0" w:color="auto"/>
      </w:divBdr>
    </w:div>
    <w:div w:id="123470571">
      <w:bodyDiv w:val="1"/>
      <w:marLeft w:val="0"/>
      <w:marRight w:val="0"/>
      <w:marTop w:val="0"/>
      <w:marBottom w:val="0"/>
      <w:divBdr>
        <w:top w:val="none" w:sz="0" w:space="0" w:color="auto"/>
        <w:left w:val="none" w:sz="0" w:space="0" w:color="auto"/>
        <w:bottom w:val="none" w:sz="0" w:space="0" w:color="auto"/>
        <w:right w:val="none" w:sz="0" w:space="0" w:color="auto"/>
      </w:divBdr>
    </w:div>
    <w:div w:id="153492945">
      <w:bodyDiv w:val="1"/>
      <w:marLeft w:val="0"/>
      <w:marRight w:val="0"/>
      <w:marTop w:val="0"/>
      <w:marBottom w:val="0"/>
      <w:divBdr>
        <w:top w:val="none" w:sz="0" w:space="0" w:color="auto"/>
        <w:left w:val="none" w:sz="0" w:space="0" w:color="auto"/>
        <w:bottom w:val="none" w:sz="0" w:space="0" w:color="auto"/>
        <w:right w:val="none" w:sz="0" w:space="0" w:color="auto"/>
      </w:divBdr>
    </w:div>
    <w:div w:id="346908959">
      <w:bodyDiv w:val="1"/>
      <w:marLeft w:val="0"/>
      <w:marRight w:val="0"/>
      <w:marTop w:val="0"/>
      <w:marBottom w:val="0"/>
      <w:divBdr>
        <w:top w:val="none" w:sz="0" w:space="0" w:color="auto"/>
        <w:left w:val="none" w:sz="0" w:space="0" w:color="auto"/>
        <w:bottom w:val="none" w:sz="0" w:space="0" w:color="auto"/>
        <w:right w:val="none" w:sz="0" w:space="0" w:color="auto"/>
      </w:divBdr>
    </w:div>
    <w:div w:id="409810408">
      <w:bodyDiv w:val="1"/>
      <w:marLeft w:val="0"/>
      <w:marRight w:val="0"/>
      <w:marTop w:val="0"/>
      <w:marBottom w:val="0"/>
      <w:divBdr>
        <w:top w:val="none" w:sz="0" w:space="0" w:color="auto"/>
        <w:left w:val="none" w:sz="0" w:space="0" w:color="auto"/>
        <w:bottom w:val="none" w:sz="0" w:space="0" w:color="auto"/>
        <w:right w:val="none" w:sz="0" w:space="0" w:color="auto"/>
      </w:divBdr>
    </w:div>
    <w:div w:id="527913862">
      <w:bodyDiv w:val="1"/>
      <w:marLeft w:val="0"/>
      <w:marRight w:val="0"/>
      <w:marTop w:val="0"/>
      <w:marBottom w:val="0"/>
      <w:divBdr>
        <w:top w:val="none" w:sz="0" w:space="0" w:color="auto"/>
        <w:left w:val="none" w:sz="0" w:space="0" w:color="auto"/>
        <w:bottom w:val="none" w:sz="0" w:space="0" w:color="auto"/>
        <w:right w:val="none" w:sz="0" w:space="0" w:color="auto"/>
      </w:divBdr>
    </w:div>
    <w:div w:id="531890573">
      <w:bodyDiv w:val="1"/>
      <w:marLeft w:val="0"/>
      <w:marRight w:val="0"/>
      <w:marTop w:val="0"/>
      <w:marBottom w:val="0"/>
      <w:divBdr>
        <w:top w:val="none" w:sz="0" w:space="0" w:color="auto"/>
        <w:left w:val="none" w:sz="0" w:space="0" w:color="auto"/>
        <w:bottom w:val="none" w:sz="0" w:space="0" w:color="auto"/>
        <w:right w:val="none" w:sz="0" w:space="0" w:color="auto"/>
      </w:divBdr>
    </w:div>
    <w:div w:id="570501337">
      <w:bodyDiv w:val="1"/>
      <w:marLeft w:val="0"/>
      <w:marRight w:val="0"/>
      <w:marTop w:val="0"/>
      <w:marBottom w:val="0"/>
      <w:divBdr>
        <w:top w:val="none" w:sz="0" w:space="0" w:color="auto"/>
        <w:left w:val="none" w:sz="0" w:space="0" w:color="auto"/>
        <w:bottom w:val="none" w:sz="0" w:space="0" w:color="auto"/>
        <w:right w:val="none" w:sz="0" w:space="0" w:color="auto"/>
      </w:divBdr>
    </w:div>
    <w:div w:id="575021350">
      <w:bodyDiv w:val="1"/>
      <w:marLeft w:val="0"/>
      <w:marRight w:val="0"/>
      <w:marTop w:val="0"/>
      <w:marBottom w:val="0"/>
      <w:divBdr>
        <w:top w:val="none" w:sz="0" w:space="0" w:color="auto"/>
        <w:left w:val="none" w:sz="0" w:space="0" w:color="auto"/>
        <w:bottom w:val="none" w:sz="0" w:space="0" w:color="auto"/>
        <w:right w:val="none" w:sz="0" w:space="0" w:color="auto"/>
      </w:divBdr>
    </w:div>
    <w:div w:id="963464948">
      <w:bodyDiv w:val="1"/>
      <w:marLeft w:val="0"/>
      <w:marRight w:val="0"/>
      <w:marTop w:val="0"/>
      <w:marBottom w:val="0"/>
      <w:divBdr>
        <w:top w:val="none" w:sz="0" w:space="0" w:color="auto"/>
        <w:left w:val="none" w:sz="0" w:space="0" w:color="auto"/>
        <w:bottom w:val="none" w:sz="0" w:space="0" w:color="auto"/>
        <w:right w:val="none" w:sz="0" w:space="0" w:color="auto"/>
      </w:divBdr>
    </w:div>
    <w:div w:id="1412241937">
      <w:bodyDiv w:val="1"/>
      <w:marLeft w:val="0"/>
      <w:marRight w:val="0"/>
      <w:marTop w:val="0"/>
      <w:marBottom w:val="0"/>
      <w:divBdr>
        <w:top w:val="none" w:sz="0" w:space="0" w:color="auto"/>
        <w:left w:val="none" w:sz="0" w:space="0" w:color="auto"/>
        <w:bottom w:val="none" w:sz="0" w:space="0" w:color="auto"/>
        <w:right w:val="none" w:sz="0" w:space="0" w:color="auto"/>
      </w:divBdr>
    </w:div>
    <w:div w:id="1475874378">
      <w:bodyDiv w:val="1"/>
      <w:marLeft w:val="0"/>
      <w:marRight w:val="0"/>
      <w:marTop w:val="0"/>
      <w:marBottom w:val="0"/>
      <w:divBdr>
        <w:top w:val="none" w:sz="0" w:space="0" w:color="auto"/>
        <w:left w:val="none" w:sz="0" w:space="0" w:color="auto"/>
        <w:bottom w:val="none" w:sz="0" w:space="0" w:color="auto"/>
        <w:right w:val="none" w:sz="0" w:space="0" w:color="auto"/>
      </w:divBdr>
    </w:div>
    <w:div w:id="1555847411">
      <w:bodyDiv w:val="1"/>
      <w:marLeft w:val="0"/>
      <w:marRight w:val="0"/>
      <w:marTop w:val="0"/>
      <w:marBottom w:val="0"/>
      <w:divBdr>
        <w:top w:val="none" w:sz="0" w:space="0" w:color="auto"/>
        <w:left w:val="none" w:sz="0" w:space="0" w:color="auto"/>
        <w:bottom w:val="none" w:sz="0" w:space="0" w:color="auto"/>
        <w:right w:val="none" w:sz="0" w:space="0" w:color="auto"/>
      </w:divBdr>
      <w:divsChild>
        <w:div w:id="357899798">
          <w:marLeft w:val="0"/>
          <w:marRight w:val="0"/>
          <w:marTop w:val="0"/>
          <w:marBottom w:val="0"/>
          <w:divBdr>
            <w:top w:val="none" w:sz="0" w:space="0" w:color="auto"/>
            <w:left w:val="none" w:sz="0" w:space="0" w:color="auto"/>
            <w:bottom w:val="none" w:sz="0" w:space="0" w:color="auto"/>
            <w:right w:val="none" w:sz="0" w:space="0" w:color="auto"/>
          </w:divBdr>
        </w:div>
        <w:div w:id="498038617">
          <w:marLeft w:val="0"/>
          <w:marRight w:val="0"/>
          <w:marTop w:val="0"/>
          <w:marBottom w:val="0"/>
          <w:divBdr>
            <w:top w:val="none" w:sz="0" w:space="0" w:color="auto"/>
            <w:left w:val="none" w:sz="0" w:space="0" w:color="auto"/>
            <w:bottom w:val="none" w:sz="0" w:space="0" w:color="auto"/>
            <w:right w:val="none" w:sz="0" w:space="0" w:color="auto"/>
          </w:divBdr>
        </w:div>
        <w:div w:id="602878167">
          <w:marLeft w:val="0"/>
          <w:marRight w:val="0"/>
          <w:marTop w:val="0"/>
          <w:marBottom w:val="0"/>
          <w:divBdr>
            <w:top w:val="none" w:sz="0" w:space="0" w:color="auto"/>
            <w:left w:val="none" w:sz="0" w:space="0" w:color="auto"/>
            <w:bottom w:val="none" w:sz="0" w:space="0" w:color="auto"/>
            <w:right w:val="none" w:sz="0" w:space="0" w:color="auto"/>
          </w:divBdr>
        </w:div>
        <w:div w:id="1097020254">
          <w:marLeft w:val="0"/>
          <w:marRight w:val="0"/>
          <w:marTop w:val="0"/>
          <w:marBottom w:val="0"/>
          <w:divBdr>
            <w:top w:val="none" w:sz="0" w:space="0" w:color="auto"/>
            <w:left w:val="none" w:sz="0" w:space="0" w:color="auto"/>
            <w:bottom w:val="none" w:sz="0" w:space="0" w:color="auto"/>
            <w:right w:val="none" w:sz="0" w:space="0" w:color="auto"/>
          </w:divBdr>
        </w:div>
        <w:div w:id="1098673880">
          <w:marLeft w:val="0"/>
          <w:marRight w:val="0"/>
          <w:marTop w:val="0"/>
          <w:marBottom w:val="0"/>
          <w:divBdr>
            <w:top w:val="none" w:sz="0" w:space="0" w:color="auto"/>
            <w:left w:val="none" w:sz="0" w:space="0" w:color="auto"/>
            <w:bottom w:val="none" w:sz="0" w:space="0" w:color="auto"/>
            <w:right w:val="none" w:sz="0" w:space="0" w:color="auto"/>
          </w:divBdr>
        </w:div>
        <w:div w:id="1208224299">
          <w:marLeft w:val="0"/>
          <w:marRight w:val="0"/>
          <w:marTop w:val="0"/>
          <w:marBottom w:val="0"/>
          <w:divBdr>
            <w:top w:val="none" w:sz="0" w:space="0" w:color="auto"/>
            <w:left w:val="none" w:sz="0" w:space="0" w:color="auto"/>
            <w:bottom w:val="none" w:sz="0" w:space="0" w:color="auto"/>
            <w:right w:val="none" w:sz="0" w:space="0" w:color="auto"/>
          </w:divBdr>
        </w:div>
        <w:div w:id="1634943673">
          <w:marLeft w:val="0"/>
          <w:marRight w:val="0"/>
          <w:marTop w:val="0"/>
          <w:marBottom w:val="0"/>
          <w:divBdr>
            <w:top w:val="none" w:sz="0" w:space="0" w:color="auto"/>
            <w:left w:val="none" w:sz="0" w:space="0" w:color="auto"/>
            <w:bottom w:val="none" w:sz="0" w:space="0" w:color="auto"/>
            <w:right w:val="none" w:sz="0" w:space="0" w:color="auto"/>
          </w:divBdr>
        </w:div>
        <w:div w:id="1642954272">
          <w:marLeft w:val="0"/>
          <w:marRight w:val="0"/>
          <w:marTop w:val="0"/>
          <w:marBottom w:val="0"/>
          <w:divBdr>
            <w:top w:val="none" w:sz="0" w:space="0" w:color="auto"/>
            <w:left w:val="none" w:sz="0" w:space="0" w:color="auto"/>
            <w:bottom w:val="none" w:sz="0" w:space="0" w:color="auto"/>
            <w:right w:val="none" w:sz="0" w:space="0" w:color="auto"/>
          </w:divBdr>
        </w:div>
        <w:div w:id="1678967095">
          <w:marLeft w:val="0"/>
          <w:marRight w:val="0"/>
          <w:marTop w:val="0"/>
          <w:marBottom w:val="0"/>
          <w:divBdr>
            <w:top w:val="none" w:sz="0" w:space="0" w:color="auto"/>
            <w:left w:val="none" w:sz="0" w:space="0" w:color="auto"/>
            <w:bottom w:val="none" w:sz="0" w:space="0" w:color="auto"/>
            <w:right w:val="none" w:sz="0" w:space="0" w:color="auto"/>
          </w:divBdr>
        </w:div>
        <w:div w:id="1715077796">
          <w:marLeft w:val="0"/>
          <w:marRight w:val="0"/>
          <w:marTop w:val="0"/>
          <w:marBottom w:val="0"/>
          <w:divBdr>
            <w:top w:val="none" w:sz="0" w:space="0" w:color="auto"/>
            <w:left w:val="none" w:sz="0" w:space="0" w:color="auto"/>
            <w:bottom w:val="none" w:sz="0" w:space="0" w:color="auto"/>
            <w:right w:val="none" w:sz="0" w:space="0" w:color="auto"/>
          </w:divBdr>
        </w:div>
        <w:div w:id="1866216125">
          <w:marLeft w:val="0"/>
          <w:marRight w:val="0"/>
          <w:marTop w:val="0"/>
          <w:marBottom w:val="0"/>
          <w:divBdr>
            <w:top w:val="none" w:sz="0" w:space="0" w:color="auto"/>
            <w:left w:val="none" w:sz="0" w:space="0" w:color="auto"/>
            <w:bottom w:val="none" w:sz="0" w:space="0" w:color="auto"/>
            <w:right w:val="none" w:sz="0" w:space="0" w:color="auto"/>
          </w:divBdr>
        </w:div>
        <w:div w:id="2043361316">
          <w:marLeft w:val="0"/>
          <w:marRight w:val="0"/>
          <w:marTop w:val="0"/>
          <w:marBottom w:val="0"/>
          <w:divBdr>
            <w:top w:val="none" w:sz="0" w:space="0" w:color="auto"/>
            <w:left w:val="none" w:sz="0" w:space="0" w:color="auto"/>
            <w:bottom w:val="none" w:sz="0" w:space="0" w:color="auto"/>
            <w:right w:val="none" w:sz="0" w:space="0" w:color="auto"/>
          </w:divBdr>
        </w:div>
      </w:divsChild>
    </w:div>
    <w:div w:id="1760365995">
      <w:bodyDiv w:val="1"/>
      <w:marLeft w:val="0"/>
      <w:marRight w:val="0"/>
      <w:marTop w:val="0"/>
      <w:marBottom w:val="0"/>
      <w:divBdr>
        <w:top w:val="none" w:sz="0" w:space="0" w:color="auto"/>
        <w:left w:val="none" w:sz="0" w:space="0" w:color="auto"/>
        <w:bottom w:val="none" w:sz="0" w:space="0" w:color="auto"/>
        <w:right w:val="none" w:sz="0" w:space="0" w:color="auto"/>
      </w:divBdr>
    </w:div>
    <w:div w:id="1955021314">
      <w:bodyDiv w:val="1"/>
      <w:marLeft w:val="0"/>
      <w:marRight w:val="0"/>
      <w:marTop w:val="0"/>
      <w:marBottom w:val="0"/>
      <w:divBdr>
        <w:top w:val="none" w:sz="0" w:space="0" w:color="auto"/>
        <w:left w:val="none" w:sz="0" w:space="0" w:color="auto"/>
        <w:bottom w:val="none" w:sz="0" w:space="0" w:color="auto"/>
        <w:right w:val="none" w:sz="0" w:space="0" w:color="auto"/>
      </w:divBdr>
    </w:div>
    <w:div w:id="2000037283">
      <w:bodyDiv w:val="1"/>
      <w:marLeft w:val="0"/>
      <w:marRight w:val="0"/>
      <w:marTop w:val="0"/>
      <w:marBottom w:val="0"/>
      <w:divBdr>
        <w:top w:val="none" w:sz="0" w:space="0" w:color="auto"/>
        <w:left w:val="none" w:sz="0" w:space="0" w:color="auto"/>
        <w:bottom w:val="none" w:sz="0" w:space="0" w:color="auto"/>
        <w:right w:val="none" w:sz="0" w:space="0" w:color="auto"/>
      </w:divBdr>
    </w:div>
    <w:div w:id="2042589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3.xml"/><Relationship Id="rId26" Type="http://schemas.openxmlformats.org/officeDocument/2006/relationships/footer" Target="footer3.xml"/><Relationship Id="rId3" Type="http://schemas.openxmlformats.org/officeDocument/2006/relationships/customXml" Target="../customXml/item3.xml"/><Relationship Id="rId21" Type="http://schemas.microsoft.com/office/2011/relationships/commentsExtended" Target="commentsExtended.xml"/><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header" Target="header2.xm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comments" Target="comments.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5.png"/><Relationship Id="rId32"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eader" Target="header1.xml"/><Relationship Id="rId23" Type="http://schemas.microsoft.com/office/2018/08/relationships/commentsExtensible" Target="commentsExtensible.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microsoft.com/office/2016/09/relationships/commentsIds" Target="commentsIds.xml"/><Relationship Id="rId27" Type="http://schemas.openxmlformats.org/officeDocument/2006/relationships/footer" Target="footer4.xml"/><Relationship Id="rId30"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2" Type="http://schemas.openxmlformats.org/officeDocument/2006/relationships/hyperlink" Target="mailto:solargrade@heliovolta.com" TargetMode="External"/><Relationship Id="rId1" Type="http://schemas.openxmlformats.org/officeDocument/2006/relationships/hyperlink" Target="http://www.solargrade.io"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mailto:contact@heliovolta.com" TargetMode="External"/><Relationship Id="rId1" Type="http://schemas.openxmlformats.org/officeDocument/2006/relationships/hyperlink" Target="https://solargrade.io/heliovolt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header3.xml.rels><?xml version="1.0" encoding="UTF-8" standalone="yes"?>
<Relationships xmlns="http://schemas.openxmlformats.org/package/2006/relationships"><Relationship Id="rId1" Type="http://schemas.openxmlformats.org/officeDocument/2006/relationships/image" Target="media/image4.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FCA6BBD8-E9E2-4D35-83A7-886D29503636}"/>
      </w:docPartPr>
      <w:docPartBody>
        <w:p w:rsidR="00F05184" w:rsidRDefault="008E47E5">
          <w:r w:rsidRPr="008874D5">
            <w:rPr>
              <w:rStyle w:val="PlaceholderText"/>
            </w:rPr>
            <w:t>Choose an item.</w:t>
          </w:r>
        </w:p>
      </w:docPartBody>
    </w:docPart>
    <w:docPart>
      <w:docPartPr>
        <w:name w:val="1C9FB65E93E148ACA35B4E39E83474C4"/>
        <w:category>
          <w:name w:val="General"/>
          <w:gallery w:val="placeholder"/>
        </w:category>
        <w:types>
          <w:type w:val="bbPlcHdr"/>
        </w:types>
        <w:behaviors>
          <w:behavior w:val="content"/>
        </w:behaviors>
        <w:guid w:val="{EB788ED0-B73D-46B3-936D-4D3A488C84B7}"/>
      </w:docPartPr>
      <w:docPartBody>
        <w:p w:rsidR="00F05184" w:rsidRDefault="008E47E5" w:rsidP="008E47E5">
          <w:pPr>
            <w:pStyle w:val="1C9FB65E93E148ACA35B4E39E83474C4"/>
          </w:pPr>
          <w:r w:rsidRPr="008874D5">
            <w:rPr>
              <w:rStyle w:val="PlaceholderText"/>
            </w:rPr>
            <w:t>Choose an item.</w:t>
          </w:r>
        </w:p>
      </w:docPartBody>
    </w:docPart>
    <w:docPart>
      <w:docPartPr>
        <w:name w:val="864333843EA44BBD8AB08DA6210405DE"/>
        <w:category>
          <w:name w:val="General"/>
          <w:gallery w:val="placeholder"/>
        </w:category>
        <w:types>
          <w:type w:val="bbPlcHdr"/>
        </w:types>
        <w:behaviors>
          <w:behavior w:val="content"/>
        </w:behaviors>
        <w:guid w:val="{B10C6A26-BE9E-4793-AC06-9381A5F234EB}"/>
      </w:docPartPr>
      <w:docPartBody>
        <w:p w:rsidR="00F05184" w:rsidRDefault="008E47E5" w:rsidP="008E47E5">
          <w:pPr>
            <w:pStyle w:val="864333843EA44BBD8AB08DA6210405DE"/>
          </w:pPr>
          <w:r w:rsidRPr="008874D5">
            <w:rPr>
              <w:rStyle w:val="PlaceholderText"/>
            </w:rPr>
            <w:t>Choose an item.</w:t>
          </w:r>
        </w:p>
      </w:docPartBody>
    </w:docPart>
    <w:docPart>
      <w:docPartPr>
        <w:name w:val="4411F36BC066496D86277B9071FDB73B"/>
        <w:category>
          <w:name w:val="General"/>
          <w:gallery w:val="placeholder"/>
        </w:category>
        <w:types>
          <w:type w:val="bbPlcHdr"/>
        </w:types>
        <w:behaviors>
          <w:behavior w:val="content"/>
        </w:behaviors>
        <w:guid w:val="{DC86D6E8-510F-4B4D-AA08-67800365D00C}"/>
      </w:docPartPr>
      <w:docPartBody>
        <w:p w:rsidR="00F05184" w:rsidRDefault="008E47E5" w:rsidP="008E47E5">
          <w:pPr>
            <w:pStyle w:val="4411F36BC066496D86277B9071FDB73B"/>
          </w:pPr>
          <w:r w:rsidRPr="008874D5">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Aptos SemiBold">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Black">
    <w:charset w:val="00"/>
    <w:family w:val="swiss"/>
    <w:pitch w:val="variable"/>
    <w:sig w:usb0="20000287" w:usb1="00000003"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7E5"/>
    <w:rsid w:val="0004582D"/>
    <w:rsid w:val="00045ED7"/>
    <w:rsid w:val="00093F95"/>
    <w:rsid w:val="000B38C3"/>
    <w:rsid w:val="00177B1B"/>
    <w:rsid w:val="001E69A7"/>
    <w:rsid w:val="0022117A"/>
    <w:rsid w:val="002F237E"/>
    <w:rsid w:val="00352F55"/>
    <w:rsid w:val="003644E7"/>
    <w:rsid w:val="00444926"/>
    <w:rsid w:val="00496FD1"/>
    <w:rsid w:val="005B5ED9"/>
    <w:rsid w:val="005E7564"/>
    <w:rsid w:val="00616A95"/>
    <w:rsid w:val="006366D1"/>
    <w:rsid w:val="0063685C"/>
    <w:rsid w:val="00687269"/>
    <w:rsid w:val="006F0CC2"/>
    <w:rsid w:val="00704EA2"/>
    <w:rsid w:val="007A37CD"/>
    <w:rsid w:val="007B2557"/>
    <w:rsid w:val="007D58CA"/>
    <w:rsid w:val="0081441B"/>
    <w:rsid w:val="00894F35"/>
    <w:rsid w:val="008E47E5"/>
    <w:rsid w:val="009225B9"/>
    <w:rsid w:val="0094620D"/>
    <w:rsid w:val="00995AF7"/>
    <w:rsid w:val="00995E9F"/>
    <w:rsid w:val="009967CC"/>
    <w:rsid w:val="009A226A"/>
    <w:rsid w:val="00A62958"/>
    <w:rsid w:val="00A70AD0"/>
    <w:rsid w:val="00AE2DE9"/>
    <w:rsid w:val="00AE4B76"/>
    <w:rsid w:val="00BB2B59"/>
    <w:rsid w:val="00BB3196"/>
    <w:rsid w:val="00CB2C5D"/>
    <w:rsid w:val="00CB33C1"/>
    <w:rsid w:val="00CE058E"/>
    <w:rsid w:val="00D627F4"/>
    <w:rsid w:val="00D7159A"/>
    <w:rsid w:val="00D76A26"/>
    <w:rsid w:val="00D866B4"/>
    <w:rsid w:val="00D97453"/>
    <w:rsid w:val="00DB6104"/>
    <w:rsid w:val="00E159A5"/>
    <w:rsid w:val="00EC31E8"/>
    <w:rsid w:val="00ED62E1"/>
    <w:rsid w:val="00EE6E90"/>
    <w:rsid w:val="00F05184"/>
    <w:rsid w:val="00F63DF4"/>
    <w:rsid w:val="00FC14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87269"/>
    <w:rPr>
      <w:color w:val="808080"/>
    </w:rPr>
  </w:style>
  <w:style w:type="paragraph" w:customStyle="1" w:styleId="1C9FB65E93E148ACA35B4E39E83474C4">
    <w:name w:val="1C9FB65E93E148ACA35B4E39E83474C4"/>
    <w:rsid w:val="008E47E5"/>
  </w:style>
  <w:style w:type="paragraph" w:customStyle="1" w:styleId="864333843EA44BBD8AB08DA6210405DE">
    <w:name w:val="864333843EA44BBD8AB08DA6210405DE"/>
    <w:rsid w:val="008E47E5"/>
  </w:style>
  <w:style w:type="paragraph" w:customStyle="1" w:styleId="4411F36BC066496D86277B9071FDB73B">
    <w:name w:val="4411F36BC066496D86277B9071FDB73B"/>
    <w:rsid w:val="008E47E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Custom 5">
      <a:dk1>
        <a:sysClr val="windowText" lastClr="000000"/>
      </a:dk1>
      <a:lt1>
        <a:sysClr val="window" lastClr="FFFFFF"/>
      </a:lt1>
      <a:dk2>
        <a:srgbClr val="44546A"/>
      </a:dk2>
      <a:lt2>
        <a:srgbClr val="E7E6E6"/>
      </a:lt2>
      <a:accent1>
        <a:srgbClr val="00123B"/>
      </a:accent1>
      <a:accent2>
        <a:srgbClr val="FFDF00"/>
      </a:accent2>
      <a:accent3>
        <a:srgbClr val="A5A5A5"/>
      </a:accent3>
      <a:accent4>
        <a:srgbClr val="FFC000"/>
      </a:accent4>
      <a:accent5>
        <a:srgbClr val="5B9BD5"/>
      </a:accent5>
      <a:accent6>
        <a:srgbClr val="70AD47"/>
      </a:accent6>
      <a:hlink>
        <a:srgbClr val="0563C1"/>
      </a:hlink>
      <a:folHlink>
        <a:srgbClr val="954F72"/>
      </a:folHlink>
    </a:clrScheme>
    <a:fontScheme name="HelioVolta">
      <a:majorFont>
        <a:latin typeface="Aptos SemiBold"/>
        <a:ea typeface=""/>
        <a:cs typeface=""/>
      </a:majorFont>
      <a:minorFont>
        <a:latin typeface="Aptos"/>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8662ABFD58F543AFD599B302E56A96" ma:contentTypeVersion="20" ma:contentTypeDescription="Create a new document." ma:contentTypeScope="" ma:versionID="96a075e12f7e6ed0a029511a9e217d3a">
  <xsd:schema xmlns:xsd="http://www.w3.org/2001/XMLSchema" xmlns:xs="http://www.w3.org/2001/XMLSchema" xmlns:p="http://schemas.microsoft.com/office/2006/metadata/properties" xmlns:ns2="78356e73-61e3-4f8e-9ebf-a2f483eedf43" xmlns:ns3="5afa7e59-3568-474f-be9d-64e8ca837f81" targetNamespace="http://schemas.microsoft.com/office/2006/metadata/properties" ma:root="true" ma:fieldsID="b1d4a4663f738e0e808fc98cbddb107e" ns2:_="" ns3:_="">
    <xsd:import namespace="78356e73-61e3-4f8e-9ebf-a2f483eedf43"/>
    <xsd:import namespace="5afa7e59-3568-474f-be9d-64e8ca837f8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Not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356e73-61e3-4f8e-9ebf-a2f483eedf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f24f7dd-320a-4d0f-bade-1e28e4a0b6a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format="Dropdown" ma:internalName="Notes">
      <xsd:simpleType>
        <xsd:restriction base="dms:Text">
          <xsd:maxLength value="255"/>
        </xsd:restriction>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fa7e59-3568-474f-be9d-64e8ca837f81"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cdcc4f4-9316-4ed0-8184-bf12815015b6}" ma:internalName="TaxCatchAll" ma:showField="CatchAllData" ma:web="5afa7e59-3568-474f-be9d-64e8ca837f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5afa7e59-3568-474f-be9d-64e8ca837f81" xsi:nil="true"/>
    <lcf76f155ced4ddcb4097134ff3c332f xmlns="78356e73-61e3-4f8e-9ebf-a2f483eedf43">
      <Terms xmlns="http://schemas.microsoft.com/office/infopath/2007/PartnerControls"/>
    </lcf76f155ced4ddcb4097134ff3c332f>
    <Notes xmlns="78356e73-61e3-4f8e-9ebf-a2f483eedf4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E53A05C-3CDE-4452-8205-9A05147682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356e73-61e3-4f8e-9ebf-a2f483eedf43"/>
    <ds:schemaRef ds:uri="5afa7e59-3568-474f-be9d-64e8ca837f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46D4911-C517-45FF-9426-8A8B10CAC082}">
  <ds:schemaRefs>
    <ds:schemaRef ds:uri="http://schemas.microsoft.com/office/2006/metadata/properties"/>
    <ds:schemaRef ds:uri="http://schemas.microsoft.com/office/infopath/2007/PartnerControls"/>
    <ds:schemaRef ds:uri="5afa7e59-3568-474f-be9d-64e8ca837f81"/>
    <ds:schemaRef ds:uri="78356e73-61e3-4f8e-9ebf-a2f483eedf43"/>
  </ds:schemaRefs>
</ds:datastoreItem>
</file>

<file path=customXml/itemProps3.xml><?xml version="1.0" encoding="utf-8"?>
<ds:datastoreItem xmlns:ds="http://schemas.openxmlformats.org/officeDocument/2006/customXml" ds:itemID="{257463DC-4973-B14F-9C6C-A1EB76D9116A}">
  <ds:schemaRefs>
    <ds:schemaRef ds:uri="http://schemas.openxmlformats.org/officeDocument/2006/bibliography"/>
  </ds:schemaRefs>
</ds:datastoreItem>
</file>

<file path=customXml/itemProps4.xml><?xml version="1.0" encoding="utf-8"?>
<ds:datastoreItem xmlns:ds="http://schemas.openxmlformats.org/officeDocument/2006/customXml" ds:itemID="{CB83ABD4-1182-45D5-89EE-DABD6058CC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1245</Words>
  <Characters>7686</Characters>
  <Application>Microsoft Office Word</Application>
  <DocSecurity>0</DocSecurity>
  <Lines>349</Lines>
  <Paragraphs>235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SCOPE OF WORK TYPE (Tech. Adv. Etc.)z</dc:subject>
  <dc:creator>David Penalva</dc:creator>
  <cp:keywords/>
  <dc:description/>
  <cp:lastModifiedBy>Rylan Gordon</cp:lastModifiedBy>
  <cp:revision>2</cp:revision>
  <cp:lastPrinted>2024-05-17T21:27:00Z</cp:lastPrinted>
  <dcterms:created xsi:type="dcterms:W3CDTF">2025-06-23T13:57:00Z</dcterms:created>
  <dcterms:modified xsi:type="dcterms:W3CDTF">2025-06-23T13:57:00Z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0x010100FC8662ABFD58F543AFD599B302E56A96</vt:lpwstr>
  </property>
  <property fmtid="{D5CDD505-2E9C-101B-9397-08002B2CF9AE}" pid="3" name="MediaServiceImageTags">
    <vt:lpwstr/>
  </property>
  <property fmtid="{D5CDD505-2E9C-101B-9397-08002B2CF9AE}" pid="4" name="GrammarlyDocumentId">
    <vt:lpwstr>45e88d3d-d0af-491c-b711-5b01eaf65cf6</vt:lpwstr>
  </property>
</Properties>
</file>